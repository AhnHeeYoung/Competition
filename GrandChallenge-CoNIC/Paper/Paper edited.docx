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F5C931" w14:textId="288E3BDA" w:rsidR="00D05980" w:rsidRPr="00441C2B" w:rsidRDefault="00D05980" w:rsidP="00D05980">
      <w:pPr>
        <w:pStyle w:val="papertitle"/>
        <w:spacing w:before="100" w:beforeAutospacing="1" w:after="100" w:afterAutospacing="1" w:line="72" w:lineRule="auto"/>
        <w:rPr>
          <w:rFonts w:eastAsia="맑은 고딕"/>
          <w:b/>
          <w:bCs/>
          <w:iCs/>
          <w:caps/>
          <w:sz w:val="24"/>
          <w:szCs w:val="20"/>
        </w:rPr>
      </w:pPr>
      <w:bookmarkStart w:id="0" w:name="_Hlk98234076"/>
      <w:bookmarkStart w:id="1" w:name="_Hlk99631833"/>
      <w:bookmarkStart w:id="2" w:name="_Hlk99631822"/>
      <w:bookmarkStart w:id="3" w:name="_Hlk99631811"/>
      <w:bookmarkEnd w:id="0"/>
      <w:commentRangeStart w:id="4"/>
      <w:r w:rsidRPr="00441C2B">
        <w:rPr>
          <w:rFonts w:eastAsia="맑은 고딕" w:hint="eastAsia"/>
          <w:b/>
          <w:bCs/>
          <w:iCs/>
          <w:caps/>
          <w:sz w:val="24"/>
          <w:szCs w:val="20"/>
          <w:lang w:eastAsia="ko-KR"/>
        </w:rPr>
        <w:t>C</w:t>
      </w:r>
      <w:commentRangeEnd w:id="4"/>
      <w:r w:rsidRPr="00441C2B">
        <w:rPr>
          <w:rStyle w:val="affa"/>
          <w:rFonts w:eastAsiaTheme="minorEastAsia"/>
        </w:rPr>
        <w:commentReference w:id="4"/>
      </w:r>
      <w:r w:rsidRPr="00441C2B">
        <w:rPr>
          <w:rFonts w:eastAsia="맑은 고딕"/>
          <w:b/>
          <w:bCs/>
          <w:iCs/>
          <w:caps/>
          <w:sz w:val="24"/>
          <w:szCs w:val="20"/>
          <w:lang w:eastAsia="ko-KR"/>
        </w:rPr>
        <w:t>l</w:t>
      </w:r>
      <w:commentRangeStart w:id="5"/>
      <w:r w:rsidRPr="00441C2B">
        <w:rPr>
          <w:rFonts w:eastAsia="맑은 고딕"/>
          <w:b/>
          <w:bCs/>
          <w:iCs/>
          <w:caps/>
          <w:sz w:val="24"/>
          <w:szCs w:val="20"/>
          <w:lang w:eastAsia="ko-KR"/>
        </w:rPr>
        <w:t>a</w:t>
      </w:r>
      <w:commentRangeEnd w:id="5"/>
      <w:r w:rsidRPr="00441C2B">
        <w:rPr>
          <w:rStyle w:val="affa"/>
          <w:rFonts w:eastAsiaTheme="minorEastAsia"/>
        </w:rPr>
        <w:commentReference w:id="5"/>
      </w:r>
      <w:r w:rsidRPr="00441C2B">
        <w:rPr>
          <w:rFonts w:eastAsia="맑은 고딕"/>
          <w:b/>
          <w:bCs/>
          <w:iCs/>
          <w:caps/>
          <w:sz w:val="24"/>
          <w:szCs w:val="20"/>
          <w:lang w:eastAsia="ko-KR"/>
        </w:rPr>
        <w:t>ss-</w:t>
      </w:r>
      <w:commentRangeStart w:id="6"/>
      <w:r w:rsidRPr="00441C2B">
        <w:rPr>
          <w:rFonts w:eastAsia="맑은 고딕"/>
          <w:b/>
          <w:bCs/>
          <w:iCs/>
          <w:caps/>
          <w:sz w:val="24"/>
          <w:szCs w:val="20"/>
          <w:lang w:eastAsia="ko-KR"/>
        </w:rPr>
        <w:t>c</w:t>
      </w:r>
      <w:commentRangeEnd w:id="6"/>
      <w:r w:rsidRPr="00441C2B">
        <w:rPr>
          <w:rStyle w:val="affa"/>
          <w:rFonts w:eastAsiaTheme="minorEastAsia"/>
        </w:rPr>
        <w:commentReference w:id="6"/>
      </w:r>
      <w:r w:rsidRPr="00441C2B">
        <w:rPr>
          <w:rFonts w:eastAsia="맑은 고딕"/>
          <w:b/>
          <w:bCs/>
          <w:iCs/>
          <w:caps/>
          <w:sz w:val="24"/>
          <w:szCs w:val="20"/>
          <w:lang w:eastAsia="ko-KR"/>
        </w:rPr>
        <w:t>ontrolling</w:t>
      </w:r>
      <w:r w:rsidRPr="00441C2B">
        <w:rPr>
          <w:rFonts w:eastAsia="맑은 고딕"/>
          <w:b/>
          <w:bCs/>
          <w:iCs/>
          <w:caps/>
          <w:sz w:val="24"/>
          <w:szCs w:val="20"/>
        </w:rPr>
        <w:t xml:space="preserve"> copy</w:t>
      </w:r>
      <w:ins w:id="7" w:author="Author">
        <w:r w:rsidR="00BA56F9" w:rsidRPr="00441C2B">
          <w:rPr>
            <w:rFonts w:eastAsia="맑은 고딕"/>
            <w:b/>
            <w:bCs/>
            <w:iCs/>
            <w:caps/>
            <w:sz w:val="24"/>
            <w:szCs w:val="20"/>
          </w:rPr>
          <w:t>–</w:t>
        </w:r>
      </w:ins>
      <w:del w:id="8" w:author="Author">
        <w:r w:rsidRPr="00441C2B" w:rsidDel="00BA56F9">
          <w:rPr>
            <w:rFonts w:eastAsia="맑은 고딕"/>
            <w:b/>
            <w:bCs/>
            <w:iCs/>
            <w:caps/>
            <w:sz w:val="24"/>
            <w:szCs w:val="20"/>
          </w:rPr>
          <w:delText>-</w:delText>
        </w:r>
      </w:del>
      <w:r w:rsidRPr="00441C2B">
        <w:rPr>
          <w:rFonts w:eastAsia="맑은 고딕"/>
          <w:b/>
          <w:bCs/>
          <w:iCs/>
          <w:caps/>
          <w:sz w:val="24"/>
          <w:szCs w:val="20"/>
        </w:rPr>
        <w:t>paste augmentation</w:t>
      </w:r>
    </w:p>
    <w:p w14:paraId="3534045D" w14:textId="4B08AA25" w:rsidR="00D05980" w:rsidRPr="00441C2B" w:rsidRDefault="00D05980" w:rsidP="00D05980">
      <w:pPr>
        <w:pStyle w:val="papertitle"/>
        <w:spacing w:before="100" w:beforeAutospacing="1" w:after="100" w:afterAutospacing="1" w:line="72" w:lineRule="auto"/>
        <w:rPr>
          <w:rFonts w:eastAsia="맑은 고딕"/>
          <w:b/>
          <w:bCs/>
          <w:iCs/>
          <w:caps/>
          <w:sz w:val="24"/>
          <w:szCs w:val="20"/>
        </w:rPr>
      </w:pPr>
      <w:r w:rsidRPr="00441C2B">
        <w:rPr>
          <w:rFonts w:eastAsia="맑은 고딕"/>
          <w:b/>
          <w:bCs/>
          <w:iCs/>
          <w:caps/>
          <w:sz w:val="24"/>
          <w:szCs w:val="20"/>
        </w:rPr>
        <w:t>for Nuclear segmentation</w:t>
      </w:r>
      <w:r w:rsidR="00441C2B">
        <w:rPr>
          <w:rFonts w:eastAsia="맑은 고딕"/>
          <w:b/>
          <w:bCs/>
          <w:iCs/>
          <w:caps/>
          <w:sz w:val="24"/>
          <w:szCs w:val="20"/>
        </w:rPr>
        <w:t xml:space="preserve">  </w:t>
      </w:r>
    </w:p>
    <w:bookmarkEnd w:id="1"/>
    <w:p w14:paraId="27983A08" w14:textId="77777777" w:rsidR="00D05980" w:rsidRPr="00441C2B" w:rsidRDefault="00D05980" w:rsidP="00D05980">
      <w:pPr>
        <w:pStyle w:val="papertitle"/>
        <w:spacing w:before="100" w:beforeAutospacing="1" w:after="100" w:afterAutospacing="1" w:line="72" w:lineRule="auto"/>
        <w:rPr>
          <w:rFonts w:eastAsia="맑은 고딕"/>
          <w:b/>
          <w:bCs/>
          <w:iCs/>
          <w:caps/>
          <w:sz w:val="12"/>
          <w:szCs w:val="12"/>
        </w:rPr>
      </w:pPr>
    </w:p>
    <w:p w14:paraId="15F6FB02" w14:textId="77777777" w:rsidR="00D05980" w:rsidRPr="00441C2B" w:rsidRDefault="00D05980" w:rsidP="00D05980">
      <w:pPr>
        <w:pStyle w:val="Author"/>
        <w:spacing w:before="100" w:beforeAutospacing="1"/>
        <w:ind w:firstLineChars="1000" w:firstLine="2200"/>
        <w:contextualSpacing/>
        <w:jc w:val="left"/>
        <w:rPr>
          <w:rFonts w:eastAsia="맑은 고딕"/>
          <w:iCs w:val="0"/>
          <w:sz w:val="22"/>
          <w:szCs w:val="22"/>
          <w:lang w:eastAsia="ko-KR"/>
        </w:rPr>
      </w:pPr>
      <w:proofErr w:type="spellStart"/>
      <w:r w:rsidRPr="00441C2B">
        <w:rPr>
          <w:rFonts w:eastAsia="맑은 고딕" w:hint="eastAsia"/>
          <w:iCs w:val="0"/>
          <w:sz w:val="22"/>
          <w:szCs w:val="22"/>
          <w:lang w:eastAsia="ko-KR"/>
        </w:rPr>
        <w:t>H</w:t>
      </w:r>
      <w:r w:rsidRPr="00441C2B">
        <w:rPr>
          <w:rFonts w:eastAsia="맑은 고딕"/>
          <w:iCs w:val="0"/>
          <w:sz w:val="22"/>
          <w:szCs w:val="22"/>
          <w:lang w:eastAsia="ko-KR"/>
        </w:rPr>
        <w:t>eeyoung</w:t>
      </w:r>
      <w:proofErr w:type="spellEnd"/>
      <w:r w:rsidRPr="00441C2B">
        <w:rPr>
          <w:rFonts w:eastAsia="맑은 고딕"/>
          <w:iCs w:val="0"/>
          <w:sz w:val="22"/>
          <w:szCs w:val="22"/>
          <w:lang w:eastAsia="ko-KR"/>
        </w:rPr>
        <w:t xml:space="preserve"> Ahn</w:t>
      </w:r>
      <w:r w:rsidRPr="00441C2B">
        <w:rPr>
          <w:rFonts w:eastAsia="맑은 고딕"/>
          <w:iCs w:val="0"/>
          <w:sz w:val="22"/>
          <w:szCs w:val="22"/>
          <w:vertAlign w:val="superscript"/>
          <w:lang w:eastAsia="ko-KR"/>
        </w:rPr>
        <w:t>1</w:t>
      </w:r>
      <w:r w:rsidRPr="00441C2B">
        <w:rPr>
          <w:rFonts w:eastAsia="맑은 고딕"/>
          <w:iCs w:val="0"/>
          <w:sz w:val="22"/>
          <w:szCs w:val="22"/>
          <w:lang w:eastAsia="ko-KR"/>
        </w:rPr>
        <w:t xml:space="preserve">                    </w:t>
      </w:r>
      <w:proofErr w:type="spellStart"/>
      <w:r w:rsidRPr="00441C2B">
        <w:rPr>
          <w:rFonts w:eastAsia="맑은 고딕"/>
          <w:iCs w:val="0"/>
          <w:sz w:val="22"/>
          <w:szCs w:val="22"/>
          <w:lang w:eastAsia="ko-KR"/>
        </w:rPr>
        <w:t>Yiyu</w:t>
      </w:r>
      <w:proofErr w:type="spellEnd"/>
      <w:r w:rsidRPr="00441C2B">
        <w:rPr>
          <w:rFonts w:eastAsia="맑은 고딕"/>
          <w:iCs w:val="0"/>
          <w:sz w:val="22"/>
          <w:szCs w:val="22"/>
          <w:lang w:eastAsia="ko-KR"/>
        </w:rPr>
        <w:t xml:space="preserve"> Hong</w:t>
      </w:r>
      <w:r w:rsidRPr="00441C2B">
        <w:rPr>
          <w:rFonts w:eastAsia="맑은 고딕"/>
          <w:iCs w:val="0"/>
          <w:sz w:val="22"/>
          <w:szCs w:val="22"/>
          <w:vertAlign w:val="superscript"/>
          <w:lang w:eastAsia="ko-KR"/>
        </w:rPr>
        <w:t xml:space="preserve">1                            </w:t>
      </w:r>
      <w:proofErr w:type="spellStart"/>
      <w:r w:rsidRPr="00441C2B">
        <w:rPr>
          <w:rFonts w:eastAsia="맑은 고딕"/>
          <w:color w:val="000000"/>
          <w:sz w:val="22"/>
          <w:szCs w:val="22"/>
        </w:rPr>
        <w:t>Kyoung</w:t>
      </w:r>
      <w:r w:rsidRPr="00441C2B">
        <w:rPr>
          <w:rFonts w:eastAsia="맑은 고딕"/>
          <w:color w:val="000000"/>
          <w:sz w:val="22"/>
          <w:szCs w:val="22"/>
        </w:rPr>
        <w:noBreakHyphen/>
        <w:t>Mee</w:t>
      </w:r>
      <w:proofErr w:type="spellEnd"/>
      <w:r w:rsidRPr="00441C2B">
        <w:rPr>
          <w:rFonts w:eastAsia="맑은 고딕"/>
          <w:color w:val="000000"/>
          <w:sz w:val="22"/>
          <w:szCs w:val="22"/>
        </w:rPr>
        <w:t xml:space="preserve"> Kim</w:t>
      </w:r>
      <w:r w:rsidRPr="00441C2B">
        <w:rPr>
          <w:rFonts w:eastAsia="맑은 고딕"/>
          <w:color w:val="000000"/>
          <w:sz w:val="22"/>
          <w:szCs w:val="22"/>
          <w:vertAlign w:val="superscript"/>
        </w:rPr>
        <w:t>2,3,4</w:t>
      </w:r>
    </w:p>
    <w:p w14:paraId="3F0834BF" w14:textId="77777777" w:rsidR="00D05980" w:rsidRPr="00441C2B" w:rsidRDefault="00D05980" w:rsidP="00D05980">
      <w:pPr>
        <w:pStyle w:val="Author"/>
        <w:spacing w:before="100" w:beforeAutospacing="1"/>
        <w:contextualSpacing/>
        <w:rPr>
          <w:rFonts w:eastAsia="맑은 고딕"/>
          <w:i w:val="0"/>
          <w:sz w:val="12"/>
          <w:szCs w:val="12"/>
        </w:rPr>
      </w:pPr>
    </w:p>
    <w:p w14:paraId="38DC65FE" w14:textId="77777777" w:rsidR="00D05980" w:rsidRPr="00441C2B" w:rsidRDefault="00D05980" w:rsidP="00D05980">
      <w:pPr>
        <w:pStyle w:val="Author"/>
        <w:spacing w:before="100" w:beforeAutospacing="1"/>
        <w:contextualSpacing/>
        <w:rPr>
          <w:i w:val="0"/>
          <w:iCs w:val="0"/>
          <w:sz w:val="20"/>
        </w:rPr>
      </w:pPr>
      <w:r w:rsidRPr="00441C2B">
        <w:rPr>
          <w:i w:val="0"/>
          <w:iCs w:val="0"/>
          <w:sz w:val="20"/>
          <w:vertAlign w:val="superscript"/>
        </w:rPr>
        <w:t>1</w:t>
      </w:r>
      <w:r w:rsidRPr="00441C2B">
        <w:rPr>
          <w:i w:val="0"/>
          <w:iCs w:val="0"/>
          <w:sz w:val="20"/>
        </w:rPr>
        <w:t xml:space="preserve">Department of R&amp;D Center, </w:t>
      </w:r>
      <w:proofErr w:type="spellStart"/>
      <w:r w:rsidRPr="00441C2B">
        <w:rPr>
          <w:i w:val="0"/>
          <w:iCs w:val="0"/>
          <w:sz w:val="20"/>
        </w:rPr>
        <w:t>Arontier</w:t>
      </w:r>
      <w:proofErr w:type="spellEnd"/>
      <w:r w:rsidRPr="00441C2B">
        <w:rPr>
          <w:i w:val="0"/>
          <w:iCs w:val="0"/>
          <w:sz w:val="20"/>
        </w:rPr>
        <w:t xml:space="preserve"> Co., Ltd,</w:t>
      </w:r>
      <w:r w:rsidRPr="00441C2B">
        <w:rPr>
          <w:rFonts w:hint="eastAsia"/>
          <w:i w:val="0"/>
          <w:iCs w:val="0"/>
          <w:sz w:val="20"/>
          <w:lang w:eastAsia="ko-KR"/>
        </w:rPr>
        <w:t xml:space="preserve"> </w:t>
      </w:r>
      <w:r w:rsidRPr="00441C2B">
        <w:rPr>
          <w:i w:val="0"/>
          <w:iCs w:val="0"/>
          <w:sz w:val="20"/>
        </w:rPr>
        <w:t>Seoul, Republic of Korea</w:t>
      </w:r>
    </w:p>
    <w:p w14:paraId="7A419C9C" w14:textId="77777777" w:rsidR="00D05980" w:rsidRPr="00441C2B" w:rsidRDefault="00D05980" w:rsidP="00D05980">
      <w:pPr>
        <w:pStyle w:val="Author"/>
        <w:spacing w:before="100" w:beforeAutospacing="1"/>
        <w:contextualSpacing/>
        <w:rPr>
          <w:rFonts w:eastAsia="맑은 고딕"/>
          <w:i w:val="0"/>
          <w:iCs w:val="0"/>
          <w:color w:val="000000"/>
          <w:sz w:val="20"/>
          <w:lang w:eastAsia="ko-KR"/>
        </w:rPr>
      </w:pPr>
      <w:r w:rsidRPr="00441C2B">
        <w:rPr>
          <w:i w:val="0"/>
          <w:iCs w:val="0"/>
          <w:sz w:val="20"/>
          <w:vertAlign w:val="superscript"/>
          <w:lang w:eastAsia="ko-KR"/>
        </w:rPr>
        <w:t>2</w:t>
      </w:r>
      <w:r w:rsidRPr="00441C2B">
        <w:rPr>
          <w:rFonts w:eastAsia="맑은 고딕"/>
          <w:i w:val="0"/>
          <w:iCs w:val="0"/>
          <w:color w:val="000000"/>
          <w:sz w:val="20"/>
        </w:rPr>
        <w:t>The Samsung Advanced Institute for Health Sciences &amp; Technology (SAIHST),</w:t>
      </w:r>
      <w:r w:rsidRPr="00441C2B">
        <w:rPr>
          <w:rFonts w:eastAsia="맑은 고딕" w:hint="eastAsia"/>
          <w:i w:val="0"/>
          <w:iCs w:val="0"/>
          <w:color w:val="000000"/>
          <w:sz w:val="20"/>
          <w:lang w:eastAsia="ko-KR"/>
        </w:rPr>
        <w:t xml:space="preserve"> </w:t>
      </w:r>
      <w:r w:rsidRPr="00441C2B">
        <w:rPr>
          <w:rFonts w:eastAsia="맑은 고딕"/>
          <w:i w:val="0"/>
          <w:iCs w:val="0"/>
          <w:color w:val="000000"/>
          <w:sz w:val="20"/>
        </w:rPr>
        <w:t>Samsung Medical Center,</w:t>
      </w:r>
      <w:r w:rsidRPr="00441C2B">
        <w:rPr>
          <w:rFonts w:eastAsia="맑은 고딕" w:hint="eastAsia"/>
          <w:i w:val="0"/>
          <w:iCs w:val="0"/>
          <w:color w:val="000000"/>
          <w:sz w:val="20"/>
          <w:lang w:eastAsia="ko-KR"/>
        </w:rPr>
        <w:t xml:space="preserve"> </w:t>
      </w:r>
    </w:p>
    <w:p w14:paraId="4221F69F" w14:textId="77777777" w:rsidR="00D05980" w:rsidRPr="00441C2B" w:rsidRDefault="00D05980" w:rsidP="00D05980">
      <w:pPr>
        <w:pStyle w:val="Author"/>
        <w:spacing w:before="100" w:beforeAutospacing="1"/>
        <w:contextualSpacing/>
        <w:rPr>
          <w:rFonts w:eastAsia="맑은 고딕"/>
          <w:i w:val="0"/>
          <w:iCs w:val="0"/>
          <w:color w:val="000000"/>
          <w:sz w:val="20"/>
          <w:lang w:eastAsia="ko-KR"/>
        </w:rPr>
      </w:pPr>
      <w:r w:rsidRPr="00441C2B">
        <w:rPr>
          <w:rFonts w:eastAsia="맑은 고딕"/>
          <w:i w:val="0"/>
          <w:iCs w:val="0"/>
          <w:color w:val="000000"/>
          <w:sz w:val="20"/>
        </w:rPr>
        <w:t xml:space="preserve">Sungkyunkwan University School of Medicine, Seoul, Republic </w:t>
      </w:r>
      <w:bookmarkEnd w:id="2"/>
      <w:r w:rsidRPr="00441C2B">
        <w:rPr>
          <w:rFonts w:eastAsia="맑은 고딕"/>
          <w:i w:val="0"/>
          <w:iCs w:val="0"/>
          <w:color w:val="000000"/>
          <w:sz w:val="20"/>
        </w:rPr>
        <w:t>of Korea</w:t>
      </w:r>
    </w:p>
    <w:p w14:paraId="2BFF059C" w14:textId="77777777" w:rsidR="00D05980" w:rsidRPr="00441C2B" w:rsidRDefault="00D05980" w:rsidP="00D05980">
      <w:pPr>
        <w:pStyle w:val="Author"/>
        <w:spacing w:before="100" w:beforeAutospacing="1"/>
        <w:contextualSpacing/>
        <w:rPr>
          <w:i w:val="0"/>
          <w:iCs w:val="0"/>
          <w:sz w:val="20"/>
          <w:lang w:eastAsia="ko-KR"/>
        </w:rPr>
      </w:pPr>
      <w:r w:rsidRPr="00441C2B">
        <w:rPr>
          <w:i w:val="0"/>
          <w:iCs w:val="0"/>
          <w:sz w:val="20"/>
          <w:vertAlign w:val="superscript"/>
          <w:lang w:eastAsia="ko-KR"/>
        </w:rPr>
        <w:t>3</w:t>
      </w:r>
      <w:r w:rsidRPr="00441C2B">
        <w:rPr>
          <w:i w:val="0"/>
          <w:iCs w:val="0"/>
          <w:sz w:val="20"/>
          <w:lang w:eastAsia="ko-KR"/>
        </w:rPr>
        <w:t xml:space="preserve">Department of Pathology and Translational Genomics, Samsung Medical Center, </w:t>
      </w:r>
    </w:p>
    <w:p w14:paraId="7186EEF6" w14:textId="77777777" w:rsidR="00D05980" w:rsidRPr="00441C2B" w:rsidRDefault="00D05980" w:rsidP="00D05980">
      <w:pPr>
        <w:pStyle w:val="Author"/>
        <w:spacing w:before="100" w:beforeAutospacing="1"/>
        <w:contextualSpacing/>
        <w:rPr>
          <w:i w:val="0"/>
          <w:iCs w:val="0"/>
          <w:sz w:val="20"/>
          <w:lang w:eastAsia="ko-KR"/>
        </w:rPr>
      </w:pPr>
      <w:r w:rsidRPr="00441C2B">
        <w:rPr>
          <w:i w:val="0"/>
          <w:iCs w:val="0"/>
          <w:sz w:val="20"/>
          <w:lang w:eastAsia="ko-KR"/>
        </w:rPr>
        <w:t xml:space="preserve">Sungkyunkwan University School of Medicine, #81, </w:t>
      </w:r>
      <w:proofErr w:type="spellStart"/>
      <w:r w:rsidRPr="00441C2B">
        <w:rPr>
          <w:i w:val="0"/>
          <w:iCs w:val="0"/>
          <w:sz w:val="20"/>
          <w:lang w:eastAsia="ko-KR"/>
        </w:rPr>
        <w:t>Irwon‑ro</w:t>
      </w:r>
      <w:proofErr w:type="spellEnd"/>
      <w:r w:rsidRPr="00441C2B">
        <w:rPr>
          <w:i w:val="0"/>
          <w:iCs w:val="0"/>
          <w:sz w:val="20"/>
          <w:lang w:eastAsia="ko-KR"/>
        </w:rPr>
        <w:t>, Gangnam‑Gu, Seoul 06351, Korea</w:t>
      </w:r>
    </w:p>
    <w:p w14:paraId="608A4388" w14:textId="77777777" w:rsidR="00D05980" w:rsidRPr="00441C2B" w:rsidRDefault="00D05980" w:rsidP="00D05980">
      <w:pPr>
        <w:pStyle w:val="Author"/>
        <w:spacing w:before="100" w:beforeAutospacing="1"/>
        <w:contextualSpacing/>
        <w:rPr>
          <w:rFonts w:eastAsia="맑은 고딕"/>
          <w:i w:val="0"/>
          <w:iCs w:val="0"/>
          <w:color w:val="000000"/>
          <w:sz w:val="20"/>
        </w:rPr>
      </w:pPr>
      <w:r w:rsidRPr="00441C2B">
        <w:rPr>
          <w:i w:val="0"/>
          <w:iCs w:val="0"/>
          <w:sz w:val="20"/>
          <w:vertAlign w:val="superscript"/>
          <w:lang w:eastAsia="ko-KR"/>
        </w:rPr>
        <w:t>4</w:t>
      </w:r>
      <w:r w:rsidRPr="00441C2B">
        <w:rPr>
          <w:rFonts w:eastAsia="맑은 고딕"/>
          <w:i w:val="0"/>
          <w:iCs w:val="0"/>
          <w:color w:val="000000"/>
          <w:sz w:val="20"/>
        </w:rPr>
        <w:t>Center of Companion Diagnostics, Samsung Medical Center, Seoul, Republic of Korea.</w:t>
      </w:r>
      <w:bookmarkEnd w:id="3"/>
    </w:p>
    <w:p w14:paraId="334DB576" w14:textId="77777777" w:rsidR="00D05980" w:rsidRPr="00441C2B" w:rsidDel="008B52C0" w:rsidRDefault="00D05980" w:rsidP="00D05980">
      <w:pPr>
        <w:pStyle w:val="Author"/>
        <w:spacing w:before="100" w:beforeAutospacing="1"/>
        <w:contextualSpacing/>
        <w:rPr>
          <w:del w:id="9" w:author="Author"/>
          <w:i w:val="0"/>
          <w:iCs w:val="0"/>
          <w:sz w:val="20"/>
          <w:vertAlign w:val="superscript"/>
          <w:lang w:eastAsia="ko-KR"/>
        </w:rPr>
      </w:pPr>
    </w:p>
    <w:p w14:paraId="47374FC6" w14:textId="77777777" w:rsidR="00D05980" w:rsidRPr="00441C2B" w:rsidRDefault="00D05980" w:rsidP="00D05980">
      <w:pPr>
        <w:pStyle w:val="a6"/>
        <w:jc w:val="left"/>
        <w:rPr>
          <w:lang w:eastAsia="ko-KR"/>
        </w:rPr>
        <w:sectPr w:rsidR="00D05980" w:rsidRPr="00441C2B" w:rsidSect="00EC786B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2240" w:h="15840" w:code="1"/>
          <w:pgMar w:top="1411" w:right="1080" w:bottom="1411" w:left="1080" w:header="720" w:footer="720" w:gutter="0"/>
          <w:cols w:space="346"/>
        </w:sectPr>
      </w:pPr>
      <w:del w:id="10" w:author="Author">
        <w:r w:rsidRPr="00441C2B" w:rsidDel="008B52C0">
          <w:rPr>
            <w:rFonts w:hint="eastAsia"/>
            <w:lang w:eastAsia="ko-KR"/>
          </w:rPr>
          <w:delText xml:space="preserve"> </w:delText>
        </w:r>
      </w:del>
    </w:p>
    <w:p w14:paraId="2FFC4BF4" w14:textId="2F61602E" w:rsidR="00D05980" w:rsidRPr="00441C2B" w:rsidRDefault="00D05980" w:rsidP="00D05980">
      <w:pPr>
        <w:pStyle w:val="1"/>
      </w:pPr>
      <w:r w:rsidRPr="00441C2B">
        <w:t>Abstract</w:t>
      </w:r>
    </w:p>
    <w:p w14:paraId="7CFA8E21" w14:textId="77777777" w:rsidR="00D05980" w:rsidRPr="00441C2B" w:rsidRDefault="00D05980" w:rsidP="00D05980">
      <w:pPr>
        <w:jc w:val="both"/>
        <w:rPr>
          <w:i/>
          <w:sz w:val="20"/>
        </w:rPr>
      </w:pPr>
    </w:p>
    <w:p w14:paraId="332B748F" w14:textId="654A8EAA" w:rsidR="00D05980" w:rsidRPr="00441C2B" w:rsidRDefault="00D05980" w:rsidP="00D05980">
      <w:pPr>
        <w:pStyle w:val="ab"/>
      </w:pPr>
      <w:r w:rsidRPr="00441C2B">
        <w:t xml:space="preserve">Building segmentation models that </w:t>
      </w:r>
      <w:commentRangeStart w:id="11"/>
      <w:r w:rsidRPr="00441C2B">
        <w:t>can deal with</w:t>
      </w:r>
      <w:commentRangeEnd w:id="11"/>
      <w:r w:rsidRPr="00441C2B">
        <w:rPr>
          <w:rStyle w:val="affa"/>
        </w:rPr>
        <w:commentReference w:id="11"/>
      </w:r>
      <w:r w:rsidRPr="00441C2B">
        <w:rPr>
          <w:rFonts w:hint="eastAsia"/>
        </w:rPr>
        <w:t xml:space="preserve"> </w:t>
      </w:r>
      <w:r w:rsidRPr="00441C2B">
        <w:t xml:space="preserve">rare and small nuclear objects in </w:t>
      </w:r>
      <w:commentRangeStart w:id="12"/>
      <w:ins w:id="13" w:author="Author">
        <w:r w:rsidRPr="00441C2B">
          <w:t>h</w:t>
        </w:r>
      </w:ins>
      <w:del w:id="14" w:author="Author">
        <w:r w:rsidRPr="00441C2B" w:rsidDel="006E639C">
          <w:delText>H</w:delText>
        </w:r>
      </w:del>
      <w:r w:rsidRPr="00441C2B">
        <w:t xml:space="preserve">ematoxylin </w:t>
      </w:r>
      <w:del w:id="15" w:author="Author">
        <w:r w:rsidRPr="00441C2B" w:rsidDel="00E73C25">
          <w:delText xml:space="preserve">&amp; </w:delText>
        </w:r>
      </w:del>
      <w:ins w:id="16" w:author="Author">
        <w:r w:rsidRPr="00441C2B">
          <w:t>and e</w:t>
        </w:r>
      </w:ins>
      <w:del w:id="17" w:author="Author">
        <w:r w:rsidRPr="00441C2B" w:rsidDel="00E73C25">
          <w:delText>E</w:delText>
        </w:r>
      </w:del>
      <w:r w:rsidRPr="00441C2B">
        <w:t>o</w:t>
      </w:r>
      <w:commentRangeEnd w:id="12"/>
      <w:r w:rsidRPr="00441C2B">
        <w:rPr>
          <w:rStyle w:val="affa"/>
        </w:rPr>
        <w:commentReference w:id="12"/>
      </w:r>
      <w:r w:rsidRPr="00441C2B">
        <w:t xml:space="preserve">sin (H&amp;E) stained pathologic images is a challenging task in digital pathology. Applying image augmentation can </w:t>
      </w:r>
      <w:del w:id="18" w:author="Author">
        <w:r w:rsidRPr="00441C2B" w:rsidDel="00E12405">
          <w:delText>be a positive additive toward</w:delText>
        </w:r>
      </w:del>
      <w:ins w:id="19" w:author="Author">
        <w:r w:rsidRPr="00441C2B">
          <w:t>help</w:t>
        </w:r>
      </w:ins>
      <w:del w:id="20" w:author="Author">
        <w:r w:rsidRPr="00441C2B" w:rsidDel="00E12405">
          <w:delText>s</w:delText>
        </w:r>
      </w:del>
      <w:r w:rsidRPr="00441C2B">
        <w:t xml:space="preserve"> alleviat</w:t>
      </w:r>
      <w:ins w:id="21" w:author="Author">
        <w:r w:rsidRPr="00441C2B">
          <w:t>e</w:t>
        </w:r>
      </w:ins>
      <w:del w:id="22" w:author="Author">
        <w:r w:rsidRPr="00441C2B" w:rsidDel="00E12405">
          <w:delText>ing</w:delText>
        </w:r>
      </w:del>
      <w:r w:rsidRPr="00441C2B">
        <w:t xml:space="preserve"> this challenge. </w:t>
      </w:r>
      <w:del w:id="23" w:author="Author">
        <w:r w:rsidRPr="00441C2B" w:rsidDel="00E12405">
          <w:delText>As part of this effort</w:delText>
        </w:r>
      </w:del>
      <w:ins w:id="24" w:author="Author">
        <w:r w:rsidRPr="00441C2B">
          <w:t>Hence</w:t>
        </w:r>
      </w:ins>
      <w:r w:rsidRPr="00441C2B">
        <w:t xml:space="preserve">, we propose new class-controlling </w:t>
      </w:r>
      <w:ins w:id="25" w:author="Author">
        <w:r w:rsidRPr="00441C2B">
          <w:t>c</w:t>
        </w:r>
      </w:ins>
      <w:del w:id="26" w:author="Author">
        <w:r w:rsidRPr="00441C2B" w:rsidDel="00E12405">
          <w:delText>C</w:delText>
        </w:r>
      </w:del>
      <w:r w:rsidRPr="00441C2B">
        <w:t>opy</w:t>
      </w:r>
      <w:del w:id="27" w:author="Author">
        <w:r w:rsidRPr="00441C2B" w:rsidDel="00BA56F9">
          <w:delText>-</w:delText>
        </w:r>
      </w:del>
      <w:ins w:id="28" w:author="Author">
        <w:r w:rsidR="00BA56F9" w:rsidRPr="00441C2B">
          <w:t>–</w:t>
        </w:r>
        <w:r w:rsidRPr="00441C2B">
          <w:t>p</w:t>
        </w:r>
      </w:ins>
      <w:del w:id="29" w:author="Author">
        <w:r w:rsidRPr="00441C2B" w:rsidDel="00E12405">
          <w:delText>P</w:delText>
        </w:r>
      </w:del>
      <w:r w:rsidRPr="00441C2B">
        <w:t xml:space="preserve">aste augmentation using </w:t>
      </w:r>
      <w:proofErr w:type="gramStart"/>
      <w:ins w:id="30" w:author="Author">
        <w:r w:rsidRPr="00441C2B">
          <w:t xml:space="preserve">a </w:t>
        </w:r>
      </w:ins>
      <w:r w:rsidRPr="00441C2B">
        <w:t>prepared nuclear objects</w:t>
      </w:r>
      <w:proofErr w:type="gramEnd"/>
      <w:r w:rsidRPr="00441C2B">
        <w:t xml:space="preserve"> set. </w:t>
      </w:r>
      <w:del w:id="31" w:author="Author">
        <w:r w:rsidRPr="00441C2B" w:rsidDel="00721CAE">
          <w:delText>A lot of</w:delText>
        </w:r>
      </w:del>
      <w:ins w:id="32" w:author="Author">
        <w:r w:rsidRPr="00441C2B">
          <w:t>Several</w:t>
        </w:r>
      </w:ins>
      <w:r w:rsidRPr="00441C2B">
        <w:t xml:space="preserve"> image augmentations have been developed in computer vision for improving model performance</w:t>
      </w:r>
      <w:ins w:id="33" w:author="Author">
        <w:r w:rsidRPr="00441C2B">
          <w:t>; however,</w:t>
        </w:r>
      </w:ins>
      <w:del w:id="34" w:author="Author">
        <w:r w:rsidRPr="00441C2B" w:rsidDel="00E12405">
          <w:delText xml:space="preserve"> but</w:delText>
        </w:r>
      </w:del>
      <w:r w:rsidRPr="00441C2B">
        <w:t xml:space="preserve"> most of them are general-purpose</w:t>
      </w:r>
      <w:ins w:id="35" w:author="Author">
        <w:r w:rsidRPr="00441C2B">
          <w:t xml:space="preserve"> methods</w:t>
        </w:r>
      </w:ins>
      <w:r w:rsidRPr="00441C2B">
        <w:t xml:space="preserve"> and have not been designed for </w:t>
      </w:r>
      <w:ins w:id="36" w:author="Author">
        <w:r w:rsidRPr="00441C2B">
          <w:t xml:space="preserve">a </w:t>
        </w:r>
      </w:ins>
      <w:r w:rsidRPr="00441C2B">
        <w:t xml:space="preserve">specific domain. Our proposed method is </w:t>
      </w:r>
      <w:del w:id="37" w:author="Author">
        <w:r w:rsidRPr="00441C2B" w:rsidDel="00E12405">
          <w:delText xml:space="preserve">able to provide more </w:delText>
        </w:r>
      </w:del>
      <w:r w:rsidRPr="00441C2B">
        <w:rPr>
          <w:color w:val="000000"/>
          <w:shd w:val="clear" w:color="auto" w:fill="FDFDFD"/>
        </w:rPr>
        <w:t>appropriate</w:t>
      </w:r>
      <w:del w:id="38" w:author="Author">
        <w:r w:rsidRPr="00441C2B" w:rsidDel="00E12405">
          <w:rPr>
            <w:color w:val="000000"/>
            <w:shd w:val="clear" w:color="auto" w:fill="FDFDFD"/>
          </w:rPr>
          <w:delText>ness</w:delText>
        </w:r>
      </w:del>
      <w:r w:rsidRPr="00441C2B">
        <w:t xml:space="preserve"> for </w:t>
      </w:r>
      <w:ins w:id="39" w:author="Author">
        <w:r w:rsidRPr="00441C2B">
          <w:t xml:space="preserve">the </w:t>
        </w:r>
      </w:ins>
      <w:r w:rsidRPr="00441C2B">
        <w:t>pathology domain</w:t>
      </w:r>
      <w:ins w:id="40" w:author="Author">
        <w:del w:id="41" w:author="안희영" w:date="2022-04-15T09:26:00Z">
          <w:r w:rsidRPr="00441C2B" w:rsidDel="00B24A57">
            <w:delText xml:space="preserve">; </w:delText>
          </w:r>
          <w:commentRangeStart w:id="42"/>
          <w:r w:rsidRPr="00441C2B" w:rsidDel="00B24A57">
            <w:delText>moreover,</w:delText>
          </w:r>
        </w:del>
      </w:ins>
      <w:del w:id="43" w:author="안희영" w:date="2022-04-15T09:26:00Z">
        <w:r w:rsidRPr="00441C2B" w:rsidDel="00B24A57">
          <w:delText xml:space="preserve"> and</w:delText>
        </w:r>
      </w:del>
      <w:ins w:id="44" w:author="안희영" w:date="2022-04-15T09:26:00Z">
        <w:r w:rsidR="00B24A57">
          <w:t xml:space="preserve"> </w:t>
        </w:r>
        <w:r w:rsidR="00B24A57">
          <w:rPr>
            <w:lang w:eastAsia="ko-KR"/>
          </w:rPr>
          <w:t xml:space="preserve">and </w:t>
        </w:r>
      </w:ins>
      <w:ins w:id="45" w:author="안희영" w:date="2022-04-15T09:27:00Z">
        <w:r w:rsidR="00E55859">
          <w:rPr>
            <w:lang w:eastAsia="ko-KR"/>
          </w:rPr>
          <w:t xml:space="preserve">provide </w:t>
        </w:r>
      </w:ins>
      <w:ins w:id="46" w:author="안희영" w:date="2022-04-15T09:26:00Z">
        <w:r w:rsidR="00B24A57">
          <w:rPr>
            <w:lang w:eastAsia="ko-KR"/>
          </w:rPr>
          <w:t>strong</w:t>
        </w:r>
      </w:ins>
      <w:r w:rsidRPr="00441C2B">
        <w:t xml:space="preserve"> regularization </w:t>
      </w:r>
      <w:del w:id="47" w:author="Author">
        <w:r w:rsidRPr="00441C2B" w:rsidDel="00E12405">
          <w:delText xml:space="preserve">for </w:delText>
        </w:r>
      </w:del>
      <w:ins w:id="48" w:author="Author">
        <w:del w:id="49" w:author="안희영" w:date="2022-04-15T09:26:00Z">
          <w:r w:rsidRPr="00441C2B" w:rsidDel="00B24A57">
            <w:delText xml:space="preserve">has been performed </w:delText>
          </w:r>
        </w:del>
        <w:r w:rsidRPr="00441C2B">
          <w:t xml:space="preserve">to </w:t>
        </w:r>
      </w:ins>
      <w:r w:rsidRPr="00441C2B">
        <w:t>mak</w:t>
      </w:r>
      <w:ins w:id="50" w:author="Author">
        <w:r w:rsidRPr="00441C2B">
          <w:t>e</w:t>
        </w:r>
      </w:ins>
      <w:del w:id="51" w:author="Author">
        <w:r w:rsidRPr="00441C2B" w:rsidDel="00E12405">
          <w:delText>ing</w:delText>
        </w:r>
      </w:del>
      <w:r w:rsidRPr="00441C2B">
        <w:t xml:space="preserve"> the model robust</w:t>
      </w:r>
      <w:commentRangeEnd w:id="42"/>
      <w:r w:rsidRPr="00441C2B">
        <w:rPr>
          <w:rStyle w:val="affa"/>
        </w:rPr>
        <w:commentReference w:id="42"/>
      </w:r>
      <w:r w:rsidRPr="00441C2B">
        <w:t>.</w:t>
      </w:r>
      <w:r w:rsidRPr="00441C2B">
        <w:rPr>
          <w:rFonts w:hint="eastAsia"/>
          <w:lang w:eastAsia="ko-KR"/>
        </w:rPr>
        <w:t xml:space="preserve"> </w:t>
      </w:r>
      <w:r w:rsidRPr="00441C2B">
        <w:rPr>
          <w:lang w:eastAsia="ko-KR"/>
        </w:rPr>
        <w:t xml:space="preserve">In addition, it has </w:t>
      </w:r>
      <w:ins w:id="52" w:author="Author">
        <w:r w:rsidRPr="00441C2B">
          <w:rPr>
            <w:lang w:eastAsia="ko-KR"/>
          </w:rPr>
          <w:t xml:space="preserve">the </w:t>
        </w:r>
      </w:ins>
      <w:r w:rsidRPr="00441C2B">
        <w:rPr>
          <w:lang w:eastAsia="ko-KR"/>
        </w:rPr>
        <w:t>advantage of alleviating class imbalance problem</w:t>
      </w:r>
      <w:ins w:id="53" w:author="Author">
        <w:r w:rsidRPr="00441C2B">
          <w:rPr>
            <w:lang w:eastAsia="ko-KR"/>
          </w:rPr>
          <w:t>,</w:t>
        </w:r>
      </w:ins>
      <w:r w:rsidRPr="00441C2B">
        <w:rPr>
          <w:lang w:eastAsia="ko-KR"/>
        </w:rPr>
        <w:t xml:space="preserve"> which is very common in histology datasets for nuclear segmentation. </w:t>
      </w:r>
      <w:r w:rsidRPr="00441C2B">
        <w:t xml:space="preserve">In our cross-validation experiments on </w:t>
      </w:r>
      <w:ins w:id="54" w:author="Author">
        <w:r w:rsidRPr="00441C2B">
          <w:t xml:space="preserve">a </w:t>
        </w:r>
      </w:ins>
      <w:r w:rsidRPr="00441C2B">
        <w:t xml:space="preserve">multi-tissue histology dataset, </w:t>
      </w:r>
      <w:del w:id="55" w:author="Author">
        <w:r w:rsidRPr="00441C2B" w:rsidDel="00E12405">
          <w:delText xml:space="preserve">it </w:delText>
        </w:r>
      </w:del>
      <w:ins w:id="56" w:author="Author">
        <w:r w:rsidRPr="00441C2B">
          <w:t xml:space="preserve">our method </w:t>
        </w:r>
      </w:ins>
      <w:r w:rsidRPr="00441C2B">
        <w:t xml:space="preserve">improves </w:t>
      </w:r>
      <w:commentRangeStart w:id="57"/>
      <w:r w:rsidRPr="00441C2B">
        <w:t>PQ</w:t>
      </w:r>
      <w:ins w:id="58" w:author="Author">
        <w:r w:rsidRPr="00441C2B">
          <w:t xml:space="preserve"> and</w:t>
        </w:r>
      </w:ins>
      <w:del w:id="59" w:author="Author">
        <w:r w:rsidRPr="00441C2B" w:rsidDel="00E12405">
          <w:delText>,</w:delText>
        </w:r>
      </w:del>
      <w:r w:rsidRPr="00441C2B">
        <w:t xml:space="preserve"> </w:t>
      </w:r>
      <w:proofErr w:type="spellStart"/>
      <w:r w:rsidRPr="00441C2B">
        <w:t>mPQ</w:t>
      </w:r>
      <w:proofErr w:type="spellEnd"/>
      <w:r w:rsidRPr="00441C2B">
        <w:t xml:space="preserve">+ </w:t>
      </w:r>
      <w:commentRangeEnd w:id="57"/>
      <w:r w:rsidRPr="00441C2B">
        <w:rPr>
          <w:rStyle w:val="affa"/>
        </w:rPr>
        <w:commentReference w:id="57"/>
      </w:r>
      <w:r w:rsidRPr="00441C2B">
        <w:t>from 64.31 to 64.52</w:t>
      </w:r>
      <w:del w:id="60" w:author="Author">
        <w:r w:rsidRPr="00441C2B" w:rsidDel="00721CAE">
          <w:delText>,</w:delText>
        </w:r>
      </w:del>
      <w:ins w:id="61" w:author="Author">
        <w:r w:rsidRPr="00441C2B">
          <w:t xml:space="preserve"> and</w:t>
        </w:r>
      </w:ins>
      <w:r w:rsidRPr="00441C2B">
        <w:t xml:space="preserve"> 52.3 to 52.9, respectively.</w:t>
      </w:r>
    </w:p>
    <w:p w14:paraId="2523736F" w14:textId="77777777" w:rsidR="00D05980" w:rsidRPr="00441C2B" w:rsidRDefault="00D05980" w:rsidP="00D05980">
      <w:pPr>
        <w:pStyle w:val="a8"/>
        <w:ind w:firstLine="0"/>
        <w:rPr>
          <w:i w:val="0"/>
        </w:rPr>
      </w:pPr>
    </w:p>
    <w:p w14:paraId="5C1028DD" w14:textId="36F7D11B" w:rsidR="00D05980" w:rsidRPr="00441C2B" w:rsidRDefault="00D05980" w:rsidP="00D05980">
      <w:pPr>
        <w:pStyle w:val="a8"/>
        <w:ind w:firstLine="360"/>
        <w:rPr>
          <w:i w:val="0"/>
          <w:iCs/>
          <w:szCs w:val="24"/>
        </w:rPr>
      </w:pPr>
      <w:r w:rsidRPr="00441C2B">
        <w:rPr>
          <w:b/>
          <w:bCs/>
        </w:rPr>
        <w:t>Index Terms</w:t>
      </w:r>
      <w:r w:rsidRPr="00441C2B">
        <w:rPr>
          <w:b/>
          <w:bCs/>
          <w:szCs w:val="24"/>
        </w:rPr>
        <w:t>—</w:t>
      </w:r>
      <w:r w:rsidRPr="00441C2B">
        <w:rPr>
          <w:i w:val="0"/>
          <w:iCs/>
          <w:szCs w:val="24"/>
        </w:rPr>
        <w:t>Nuclear segmentation, digital pathology, copy</w:t>
      </w:r>
      <w:del w:id="62" w:author="Author">
        <w:r w:rsidRPr="00441C2B" w:rsidDel="00BA56F9">
          <w:rPr>
            <w:i w:val="0"/>
            <w:iCs/>
            <w:szCs w:val="24"/>
          </w:rPr>
          <w:delText>-</w:delText>
        </w:r>
      </w:del>
      <w:ins w:id="63" w:author="Author">
        <w:r w:rsidR="00BA56F9" w:rsidRPr="00441C2B">
          <w:rPr>
            <w:i w:val="0"/>
            <w:iCs/>
            <w:szCs w:val="24"/>
          </w:rPr>
          <w:t>–</w:t>
        </w:r>
      </w:ins>
      <w:r w:rsidRPr="00441C2B">
        <w:rPr>
          <w:i w:val="0"/>
          <w:iCs/>
          <w:szCs w:val="24"/>
        </w:rPr>
        <w:t>paste, deep learning, image augmentation</w:t>
      </w:r>
    </w:p>
    <w:p w14:paraId="72FC8152" w14:textId="77777777" w:rsidR="00D05980" w:rsidRPr="00441C2B" w:rsidRDefault="00D05980" w:rsidP="00D05980">
      <w:pPr>
        <w:pStyle w:val="a6"/>
        <w:jc w:val="left"/>
        <w:rPr>
          <w:sz w:val="36"/>
          <w:szCs w:val="36"/>
          <w:lang w:eastAsia="ko-KR"/>
        </w:rPr>
      </w:pPr>
    </w:p>
    <w:p w14:paraId="5BFA1B3A" w14:textId="77777777" w:rsidR="00D05980" w:rsidRPr="00441C2B" w:rsidRDefault="00D05980" w:rsidP="00D05980">
      <w:pPr>
        <w:pStyle w:val="ab"/>
        <w:ind w:firstLineChars="750" w:firstLine="1500"/>
        <w:rPr>
          <w:b/>
          <w:bCs/>
          <w:lang w:eastAsia="ko-KR"/>
        </w:rPr>
      </w:pPr>
      <w:bookmarkStart w:id="64" w:name="_Hlk99632019"/>
      <w:r w:rsidRPr="00441C2B">
        <w:rPr>
          <w:b/>
          <w:bCs/>
          <w:lang w:eastAsia="ko-KR"/>
        </w:rPr>
        <w:t>1.  INTRODUCTION</w:t>
      </w:r>
    </w:p>
    <w:p w14:paraId="24F36467" w14:textId="77777777" w:rsidR="00D05980" w:rsidRPr="00441C2B" w:rsidRDefault="00D05980" w:rsidP="00D05980">
      <w:pPr>
        <w:jc w:val="both"/>
        <w:rPr>
          <w:sz w:val="16"/>
          <w:szCs w:val="16"/>
          <w:lang w:eastAsia="ko-KR"/>
        </w:rPr>
      </w:pPr>
    </w:p>
    <w:p w14:paraId="285F7F36" w14:textId="1F9040BB" w:rsidR="00D05980" w:rsidRPr="00441C2B" w:rsidRDefault="00D05980" w:rsidP="00D05980">
      <w:pPr>
        <w:jc w:val="both"/>
        <w:rPr>
          <w:sz w:val="20"/>
          <w:lang w:eastAsia="ko-KR"/>
        </w:rPr>
      </w:pPr>
      <w:del w:id="65" w:author="Author">
        <w:r w:rsidRPr="00441C2B" w:rsidDel="00E12405">
          <w:rPr>
            <w:rFonts w:hint="eastAsia"/>
            <w:sz w:val="20"/>
            <w:lang w:eastAsia="ko-KR"/>
          </w:rPr>
          <w:delText>I</w:delText>
        </w:r>
        <w:r w:rsidRPr="00441C2B" w:rsidDel="00E12405">
          <w:rPr>
            <w:sz w:val="20"/>
            <w:lang w:eastAsia="ko-KR"/>
          </w:rPr>
          <w:delText>n line w</w:delText>
        </w:r>
      </w:del>
      <w:ins w:id="66" w:author="Author">
        <w:r w:rsidRPr="00441C2B">
          <w:rPr>
            <w:sz w:val="20"/>
            <w:lang w:eastAsia="ko-KR"/>
          </w:rPr>
          <w:t>W</w:t>
        </w:r>
      </w:ins>
      <w:r w:rsidRPr="00441C2B">
        <w:rPr>
          <w:sz w:val="20"/>
          <w:lang w:eastAsia="ko-KR"/>
        </w:rPr>
        <w:t xml:space="preserve">ith the rapid development of deep learning in computer vision, the potential of automated algorithms that can assist doctors has drawn </w:t>
      </w:r>
      <w:ins w:id="67" w:author="Author">
        <w:r w:rsidRPr="00441C2B">
          <w:rPr>
            <w:sz w:val="20"/>
            <w:lang w:eastAsia="ko-KR"/>
          </w:rPr>
          <w:t xml:space="preserve">the </w:t>
        </w:r>
      </w:ins>
      <w:r w:rsidRPr="00441C2B">
        <w:rPr>
          <w:sz w:val="20"/>
          <w:lang w:eastAsia="ko-KR"/>
        </w:rPr>
        <w:t xml:space="preserve">attention </w:t>
      </w:r>
      <w:ins w:id="68" w:author="Author">
        <w:r w:rsidRPr="00441C2B">
          <w:rPr>
            <w:sz w:val="20"/>
            <w:lang w:eastAsia="ko-KR"/>
          </w:rPr>
          <w:t xml:space="preserve">of researchers </w:t>
        </w:r>
      </w:ins>
      <w:r w:rsidRPr="00441C2B">
        <w:rPr>
          <w:sz w:val="20"/>
          <w:lang w:eastAsia="ko-KR"/>
        </w:rPr>
        <w:t xml:space="preserve">for </w:t>
      </w:r>
      <w:ins w:id="69" w:author="Author">
        <w:r w:rsidRPr="00441C2B">
          <w:rPr>
            <w:sz w:val="20"/>
            <w:lang w:eastAsia="ko-KR"/>
          </w:rPr>
          <w:t xml:space="preserve">the </w:t>
        </w:r>
      </w:ins>
      <w:r w:rsidRPr="00441C2B">
        <w:rPr>
          <w:sz w:val="20"/>
          <w:lang w:eastAsia="ko-KR"/>
        </w:rPr>
        <w:t>past few years. Especially in digital pathology</w:t>
      </w:r>
      <w:ins w:id="70" w:author="Author">
        <w:r w:rsidRPr="00441C2B">
          <w:rPr>
            <w:sz w:val="20"/>
            <w:lang w:eastAsia="ko-KR"/>
          </w:rPr>
          <w:t>,</w:t>
        </w:r>
      </w:ins>
      <w:r w:rsidRPr="00441C2B">
        <w:rPr>
          <w:sz w:val="20"/>
          <w:lang w:eastAsia="ko-KR"/>
        </w:rPr>
        <w:t xml:space="preserve"> where </w:t>
      </w:r>
      <w:r w:rsidRPr="00441C2B">
        <w:rPr>
          <w:color w:val="000000"/>
          <w:sz w:val="20"/>
          <w:shd w:val="clear" w:color="auto" w:fill="FDFDFD"/>
        </w:rPr>
        <w:t>pathologists perform visual assessment using whole-slide-images</w:t>
      </w:r>
      <w:del w:id="71" w:author="Author">
        <w:r w:rsidRPr="00441C2B" w:rsidDel="00BA56F9">
          <w:rPr>
            <w:color w:val="000000"/>
            <w:sz w:val="20"/>
            <w:shd w:val="clear" w:color="auto" w:fill="FDFDFD"/>
          </w:rPr>
          <w:delText xml:space="preserve"> (WSIs)</w:delText>
        </w:r>
      </w:del>
      <w:r w:rsidRPr="00441C2B">
        <w:rPr>
          <w:color w:val="000000"/>
          <w:sz w:val="20"/>
          <w:shd w:val="clear" w:color="auto" w:fill="FDFDFD"/>
        </w:rPr>
        <w:t xml:space="preserve"> acquired from histology slide</w:t>
      </w:r>
      <w:ins w:id="72" w:author="Author">
        <w:r w:rsidRPr="00441C2B">
          <w:rPr>
            <w:color w:val="000000"/>
            <w:sz w:val="20"/>
            <w:shd w:val="clear" w:color="auto" w:fill="FDFDFD"/>
          </w:rPr>
          <w:t>s</w:t>
        </w:r>
      </w:ins>
      <w:r w:rsidRPr="00441C2B">
        <w:rPr>
          <w:sz w:val="20"/>
          <w:lang w:eastAsia="ko-KR"/>
        </w:rPr>
        <w:t xml:space="preserve">, it has been expected </w:t>
      </w:r>
      <w:ins w:id="73" w:author="Author">
        <w:r w:rsidRPr="00441C2B">
          <w:rPr>
            <w:sz w:val="20"/>
            <w:lang w:eastAsia="ko-KR"/>
          </w:rPr>
          <w:t>that by leveraging the power of deep learning,</w:t>
        </w:r>
        <w:r w:rsidRPr="00441C2B" w:rsidDel="00E12405">
          <w:rPr>
            <w:sz w:val="20"/>
            <w:lang w:eastAsia="ko-KR"/>
          </w:rPr>
          <w:t xml:space="preserve"> </w:t>
        </w:r>
      </w:ins>
      <w:del w:id="74" w:author="Author">
        <w:r w:rsidRPr="00441C2B" w:rsidDel="00E12405">
          <w:rPr>
            <w:sz w:val="20"/>
            <w:lang w:eastAsia="ko-KR"/>
          </w:rPr>
          <w:delText>to</w:delText>
        </w:r>
      </w:del>
      <w:r w:rsidRPr="00441C2B">
        <w:rPr>
          <w:sz w:val="20"/>
          <w:lang w:eastAsia="ko-KR"/>
        </w:rPr>
        <w:t xml:space="preserve"> </w:t>
      </w:r>
      <w:del w:id="75" w:author="Author">
        <w:r w:rsidRPr="00441C2B" w:rsidDel="00E12405">
          <w:rPr>
            <w:sz w:val="20"/>
            <w:lang w:eastAsia="ko-KR"/>
          </w:rPr>
          <w:delText>reduce the</w:delText>
        </w:r>
      </w:del>
      <w:r w:rsidRPr="00441C2B">
        <w:rPr>
          <w:sz w:val="20"/>
          <w:lang w:eastAsia="ko-KR"/>
        </w:rPr>
        <w:t xml:space="preserve"> diagnostic cost</w:t>
      </w:r>
      <w:ins w:id="76" w:author="Author">
        <w:r w:rsidRPr="00441C2B">
          <w:rPr>
            <w:sz w:val="20"/>
            <w:lang w:eastAsia="ko-KR"/>
          </w:rPr>
          <w:t>s,</w:t>
        </w:r>
      </w:ins>
      <w:r w:rsidRPr="00441C2B">
        <w:rPr>
          <w:sz w:val="20"/>
          <w:lang w:eastAsia="ko-KR"/>
        </w:rPr>
        <w:t xml:space="preserve"> which </w:t>
      </w:r>
      <w:del w:id="77" w:author="Author">
        <w:r w:rsidRPr="00441C2B" w:rsidDel="00E12405">
          <w:rPr>
            <w:sz w:val="20"/>
            <w:lang w:eastAsia="ko-KR"/>
          </w:rPr>
          <w:delText xml:space="preserve">is </w:delText>
        </w:r>
      </w:del>
      <w:ins w:id="78" w:author="Author">
        <w:r w:rsidRPr="00441C2B">
          <w:rPr>
            <w:sz w:val="20"/>
            <w:lang w:eastAsia="ko-KR"/>
          </w:rPr>
          <w:t xml:space="preserve">are </w:t>
        </w:r>
      </w:ins>
      <w:r w:rsidRPr="00441C2B">
        <w:rPr>
          <w:sz w:val="20"/>
          <w:lang w:eastAsia="ko-KR"/>
        </w:rPr>
        <w:t>inevitably incurred</w:t>
      </w:r>
      <w:ins w:id="79" w:author="Author">
        <w:r w:rsidRPr="00441C2B">
          <w:rPr>
            <w:sz w:val="20"/>
            <w:lang w:eastAsia="ko-KR"/>
          </w:rPr>
          <w:t>, could be reduced</w:t>
        </w:r>
      </w:ins>
      <w:del w:id="80" w:author="Author">
        <w:r w:rsidRPr="00441C2B" w:rsidDel="00E12405">
          <w:rPr>
            <w:sz w:val="20"/>
            <w:lang w:eastAsia="ko-KR"/>
          </w:rPr>
          <w:delText xml:space="preserve"> by leveraging the power of deep learning</w:delText>
        </w:r>
      </w:del>
      <w:r w:rsidRPr="00441C2B">
        <w:rPr>
          <w:sz w:val="20"/>
          <w:lang w:eastAsia="ko-KR"/>
        </w:rPr>
        <w:t xml:space="preserve">. </w:t>
      </w:r>
      <w:del w:id="81" w:author="Author">
        <w:r w:rsidRPr="00441C2B" w:rsidDel="00E12405">
          <w:rPr>
            <w:sz w:val="20"/>
            <w:lang w:eastAsia="ko-KR"/>
          </w:rPr>
          <w:delText>As part of this</w:delText>
        </w:r>
      </w:del>
      <w:ins w:id="82" w:author="Author">
        <w:r w:rsidRPr="00441C2B">
          <w:rPr>
            <w:sz w:val="20"/>
            <w:lang w:eastAsia="ko-KR"/>
          </w:rPr>
          <w:t>Hence</w:t>
        </w:r>
      </w:ins>
      <w:r w:rsidRPr="00441C2B">
        <w:rPr>
          <w:sz w:val="20"/>
          <w:lang w:eastAsia="ko-KR"/>
        </w:rPr>
        <w:t xml:space="preserve">, nuclear segmentation and classification algorithms in </w:t>
      </w:r>
      <w:ins w:id="83" w:author="Author">
        <w:r w:rsidRPr="00441C2B">
          <w:rPr>
            <w:sz w:val="20"/>
            <w:lang w:eastAsia="ko-KR"/>
          </w:rPr>
          <w:t>hematoxylin and eosin (</w:t>
        </w:r>
      </w:ins>
      <w:r w:rsidRPr="00441C2B">
        <w:rPr>
          <w:sz w:val="20"/>
        </w:rPr>
        <w:t>H&amp;E</w:t>
      </w:r>
      <w:ins w:id="84" w:author="Author">
        <w:r w:rsidRPr="00441C2B">
          <w:rPr>
            <w:sz w:val="20"/>
          </w:rPr>
          <w:t>)</w:t>
        </w:r>
      </w:ins>
      <w:r w:rsidRPr="00441C2B">
        <w:rPr>
          <w:sz w:val="20"/>
          <w:lang w:eastAsia="ko-KR"/>
        </w:rPr>
        <w:t xml:space="preserve"> stained tissue images</w:t>
      </w:r>
      <w:r w:rsidRPr="00441C2B">
        <w:rPr>
          <w:rFonts w:hint="eastAsia"/>
          <w:sz w:val="20"/>
          <w:lang w:eastAsia="ko-KR"/>
        </w:rPr>
        <w:t xml:space="preserve"> </w:t>
      </w:r>
      <w:del w:id="85" w:author="Author">
        <w:r w:rsidRPr="00441C2B" w:rsidDel="00A13614">
          <w:rPr>
            <w:sz w:val="20"/>
            <w:lang w:eastAsia="ko-KR"/>
          </w:rPr>
          <w:delText xml:space="preserve">as </w:delText>
        </w:r>
      </w:del>
      <w:ins w:id="86" w:author="Author">
        <w:r w:rsidRPr="00441C2B">
          <w:rPr>
            <w:sz w:val="20"/>
            <w:lang w:eastAsia="ko-KR"/>
          </w:rPr>
          <w:t xml:space="preserve">have </w:t>
        </w:r>
      </w:ins>
      <w:r w:rsidRPr="00441C2B">
        <w:rPr>
          <w:sz w:val="20"/>
          <w:lang w:eastAsia="ko-KR"/>
        </w:rPr>
        <w:t xml:space="preserve">been developed over the past few years. However, </w:t>
      </w:r>
      <w:commentRangeStart w:id="87"/>
      <w:r w:rsidRPr="00441C2B">
        <w:rPr>
          <w:sz w:val="20"/>
          <w:lang w:eastAsia="ko-KR"/>
        </w:rPr>
        <w:t>it</w:t>
      </w:r>
      <w:ins w:id="88" w:author="Author">
        <w:r w:rsidRPr="00441C2B">
          <w:rPr>
            <w:sz w:val="20"/>
            <w:lang w:eastAsia="ko-KR"/>
          </w:rPr>
          <w:t xml:space="preserve"> i</w:t>
        </w:r>
      </w:ins>
      <w:del w:id="89" w:author="Author">
        <w:r w:rsidRPr="00441C2B" w:rsidDel="00A13614">
          <w:rPr>
            <w:sz w:val="20"/>
            <w:lang w:eastAsia="ko-KR"/>
          </w:rPr>
          <w:delText>’</w:delText>
        </w:r>
      </w:del>
      <w:r w:rsidRPr="00441C2B">
        <w:rPr>
          <w:sz w:val="20"/>
          <w:lang w:eastAsia="ko-KR"/>
        </w:rPr>
        <w:t xml:space="preserve">s </w:t>
      </w:r>
      <w:commentRangeEnd w:id="87"/>
      <w:r w:rsidRPr="00441C2B">
        <w:rPr>
          <w:rStyle w:val="affa"/>
        </w:rPr>
        <w:commentReference w:id="87"/>
      </w:r>
      <w:r w:rsidRPr="00441C2B">
        <w:rPr>
          <w:sz w:val="20"/>
          <w:lang w:eastAsia="ko-KR"/>
        </w:rPr>
        <w:t xml:space="preserve">usually difficult to acquire </w:t>
      </w:r>
      <w:del w:id="90" w:author="Author">
        <w:r w:rsidRPr="00441C2B" w:rsidDel="00A13614">
          <w:rPr>
            <w:sz w:val="20"/>
            <w:lang w:eastAsia="ko-KR"/>
          </w:rPr>
          <w:delText>a lot of</w:delText>
        </w:r>
      </w:del>
      <w:ins w:id="91" w:author="Author">
        <w:r w:rsidRPr="00441C2B">
          <w:rPr>
            <w:sz w:val="20"/>
            <w:lang w:eastAsia="ko-KR"/>
          </w:rPr>
          <w:t>sufficient</w:t>
        </w:r>
      </w:ins>
      <w:r w:rsidRPr="00441C2B">
        <w:rPr>
          <w:sz w:val="20"/>
          <w:lang w:eastAsia="ko-KR"/>
        </w:rPr>
        <w:t xml:space="preserve"> annotated datasets </w:t>
      </w:r>
      <w:commentRangeStart w:id="92"/>
      <w:del w:id="93" w:author="Author">
        <w:r w:rsidRPr="00441C2B" w:rsidDel="00A13614">
          <w:rPr>
            <w:sz w:val="20"/>
            <w:lang w:eastAsia="ko-KR"/>
          </w:rPr>
          <w:delText xml:space="preserve">which </w:delText>
        </w:r>
      </w:del>
      <w:ins w:id="94" w:author="Author">
        <w:r w:rsidRPr="00441C2B">
          <w:rPr>
            <w:sz w:val="20"/>
            <w:lang w:eastAsia="ko-KR"/>
          </w:rPr>
          <w:t xml:space="preserve">that </w:t>
        </w:r>
      </w:ins>
      <w:r w:rsidRPr="00441C2B">
        <w:rPr>
          <w:sz w:val="20"/>
          <w:lang w:eastAsia="ko-KR"/>
        </w:rPr>
        <w:t>are of good quality in this field</w:t>
      </w:r>
      <w:commentRangeEnd w:id="92"/>
      <w:ins w:id="95" w:author="안희영" w:date="2022-04-15T09:31:00Z">
        <w:r w:rsidR="006B4694">
          <w:rPr>
            <w:sz w:val="20"/>
            <w:lang w:eastAsia="ko-KR"/>
          </w:rPr>
          <w:t xml:space="preserve"> because of the expensive</w:t>
        </w:r>
      </w:ins>
      <w:ins w:id="96" w:author="안희영" w:date="2022-04-15T09:33:00Z">
        <w:r w:rsidR="00B203C3">
          <w:rPr>
            <w:sz w:val="20"/>
            <w:lang w:eastAsia="ko-KR"/>
          </w:rPr>
          <w:t xml:space="preserve"> and</w:t>
        </w:r>
      </w:ins>
      <w:ins w:id="97" w:author="안희영" w:date="2022-04-15T09:31:00Z">
        <w:r w:rsidR="006B4694">
          <w:rPr>
            <w:sz w:val="20"/>
            <w:lang w:eastAsia="ko-KR"/>
          </w:rPr>
          <w:t xml:space="preserve"> </w:t>
        </w:r>
      </w:ins>
      <w:ins w:id="98" w:author="안희영" w:date="2022-04-15T09:32:00Z">
        <w:r w:rsidR="006B4694">
          <w:rPr>
            <w:sz w:val="20"/>
            <w:lang w:eastAsia="ko-KR"/>
          </w:rPr>
          <w:t>laborious annotation</w:t>
        </w:r>
      </w:ins>
      <w:ins w:id="99" w:author="안희영" w:date="2022-04-15T09:34:00Z">
        <w:r w:rsidR="00FC04C9">
          <w:rPr>
            <w:sz w:val="20"/>
            <w:lang w:eastAsia="ko-KR"/>
          </w:rPr>
          <w:t xml:space="preserve"> work</w:t>
        </w:r>
      </w:ins>
      <w:ins w:id="100" w:author="안희영" w:date="2022-04-15T09:32:00Z">
        <w:r w:rsidR="006B4694">
          <w:rPr>
            <w:sz w:val="20"/>
            <w:lang w:eastAsia="ko-KR"/>
          </w:rPr>
          <w:t>.</w:t>
        </w:r>
      </w:ins>
      <w:del w:id="101" w:author="안희영" w:date="2022-04-15T09:32:00Z">
        <w:r w:rsidRPr="00441C2B" w:rsidDel="006B4694">
          <w:rPr>
            <w:rStyle w:val="affa"/>
          </w:rPr>
          <w:commentReference w:id="92"/>
        </w:r>
        <w:r w:rsidRPr="00441C2B" w:rsidDel="006B4694">
          <w:rPr>
            <w:sz w:val="20"/>
            <w:lang w:eastAsia="ko-KR"/>
          </w:rPr>
          <w:delText>.</w:delText>
        </w:r>
      </w:del>
      <w:r w:rsidRPr="00441C2B">
        <w:rPr>
          <w:sz w:val="20"/>
          <w:lang w:eastAsia="ko-KR"/>
        </w:rPr>
        <w:t xml:space="preserve"> In addition, most </w:t>
      </w:r>
      <w:del w:id="102" w:author="Author">
        <w:r w:rsidRPr="00441C2B" w:rsidDel="00A13614">
          <w:rPr>
            <w:sz w:val="20"/>
            <w:lang w:eastAsia="ko-KR"/>
          </w:rPr>
          <w:delText xml:space="preserve">of </w:delText>
        </w:r>
      </w:del>
      <w:r w:rsidRPr="00441C2B">
        <w:rPr>
          <w:sz w:val="20"/>
          <w:lang w:eastAsia="ko-KR"/>
        </w:rPr>
        <w:t xml:space="preserve">pathologic tissue images have nuclear class imbalance </w:t>
      </w:r>
      <w:del w:id="103" w:author="Author">
        <w:r w:rsidRPr="00441C2B" w:rsidDel="00A13614">
          <w:rPr>
            <w:sz w:val="20"/>
            <w:lang w:eastAsia="ko-KR"/>
          </w:rPr>
          <w:delText xml:space="preserve">problem </w:delText>
        </w:r>
      </w:del>
      <w:ins w:id="104" w:author="Author">
        <w:r w:rsidRPr="00441C2B">
          <w:rPr>
            <w:sz w:val="20"/>
            <w:lang w:eastAsia="ko-KR"/>
          </w:rPr>
          <w:t xml:space="preserve">issues </w:t>
        </w:r>
      </w:ins>
      <w:r w:rsidRPr="00441C2B">
        <w:rPr>
          <w:sz w:val="20"/>
          <w:lang w:eastAsia="ko-KR"/>
        </w:rPr>
        <w:t xml:space="preserve">because of their </w:t>
      </w:r>
      <w:commentRangeStart w:id="105"/>
      <w:r w:rsidRPr="00441C2B">
        <w:rPr>
          <w:sz w:val="20"/>
          <w:lang w:eastAsia="ko-KR"/>
        </w:rPr>
        <w:t>diverse appearance</w:t>
      </w:r>
      <w:commentRangeEnd w:id="105"/>
      <w:r w:rsidRPr="00441C2B">
        <w:rPr>
          <w:rStyle w:val="affa"/>
        </w:rPr>
        <w:commentReference w:id="105"/>
      </w:r>
      <w:r w:rsidRPr="00441C2B">
        <w:rPr>
          <w:sz w:val="20"/>
          <w:lang w:eastAsia="ko-KR"/>
        </w:rPr>
        <w:t>. Therefore</w:t>
      </w:r>
      <w:ins w:id="106" w:author="Author">
        <w:r w:rsidRPr="00441C2B">
          <w:rPr>
            <w:sz w:val="20"/>
            <w:lang w:eastAsia="ko-KR"/>
          </w:rPr>
          <w:t>,</w:t>
        </w:r>
      </w:ins>
      <w:r w:rsidRPr="00441C2B">
        <w:rPr>
          <w:sz w:val="20"/>
          <w:lang w:eastAsia="ko-KR"/>
        </w:rPr>
        <w:t xml:space="preserve"> it</w:t>
      </w:r>
      <w:ins w:id="107" w:author="Author">
        <w:r w:rsidRPr="00441C2B">
          <w:rPr>
            <w:sz w:val="20"/>
            <w:lang w:eastAsia="ko-KR"/>
          </w:rPr>
          <w:t xml:space="preserve"> i</w:t>
        </w:r>
      </w:ins>
      <w:del w:id="108" w:author="Author">
        <w:r w:rsidRPr="00441C2B" w:rsidDel="00A13614">
          <w:rPr>
            <w:sz w:val="20"/>
            <w:lang w:eastAsia="ko-KR"/>
          </w:rPr>
          <w:delText>'</w:delText>
        </w:r>
      </w:del>
      <w:r w:rsidRPr="00441C2B">
        <w:rPr>
          <w:sz w:val="20"/>
          <w:lang w:eastAsia="ko-KR"/>
        </w:rPr>
        <w:t xml:space="preserve">s essential to develop </w:t>
      </w:r>
      <w:ins w:id="109" w:author="Author">
        <w:r w:rsidRPr="00441C2B">
          <w:rPr>
            <w:sz w:val="20"/>
            <w:lang w:eastAsia="ko-KR"/>
          </w:rPr>
          <w:t xml:space="preserve">a </w:t>
        </w:r>
      </w:ins>
      <w:r w:rsidRPr="00441C2B">
        <w:rPr>
          <w:sz w:val="20"/>
          <w:lang w:eastAsia="ko-KR"/>
        </w:rPr>
        <w:t xml:space="preserve">method </w:t>
      </w:r>
      <w:del w:id="110" w:author="Author">
        <w:r w:rsidRPr="00441C2B" w:rsidDel="00A13614">
          <w:rPr>
            <w:sz w:val="20"/>
            <w:lang w:eastAsia="ko-KR"/>
          </w:rPr>
          <w:delText xml:space="preserve">which </w:delText>
        </w:r>
      </w:del>
      <w:ins w:id="111" w:author="Author">
        <w:r w:rsidRPr="00441C2B">
          <w:rPr>
            <w:sz w:val="20"/>
            <w:lang w:eastAsia="ko-KR"/>
          </w:rPr>
          <w:t xml:space="preserve">that </w:t>
        </w:r>
      </w:ins>
      <w:r w:rsidRPr="00441C2B">
        <w:rPr>
          <w:sz w:val="20"/>
          <w:lang w:eastAsia="ko-KR"/>
        </w:rPr>
        <w:t xml:space="preserve">can </w:t>
      </w:r>
      <w:del w:id="112" w:author="Author">
        <w:r w:rsidRPr="00441C2B" w:rsidDel="00A13614">
          <w:rPr>
            <w:sz w:val="20"/>
            <w:lang w:eastAsia="ko-KR"/>
          </w:rPr>
          <w:delText xml:space="preserve">further </w:delText>
        </w:r>
      </w:del>
      <w:r w:rsidRPr="00441C2B">
        <w:rPr>
          <w:sz w:val="20"/>
          <w:lang w:eastAsia="ko-KR"/>
        </w:rPr>
        <w:t>exploit limited data to improve data</w:t>
      </w:r>
      <w:del w:id="113" w:author="Author">
        <w:r w:rsidRPr="00441C2B" w:rsidDel="00A13614">
          <w:rPr>
            <w:sz w:val="20"/>
            <w:lang w:eastAsia="ko-KR"/>
          </w:rPr>
          <w:delText>-</w:delText>
        </w:r>
      </w:del>
      <w:ins w:id="114" w:author="Author">
        <w:r w:rsidRPr="00441C2B">
          <w:rPr>
            <w:sz w:val="20"/>
            <w:lang w:eastAsia="ko-KR"/>
          </w:rPr>
          <w:t xml:space="preserve"> </w:t>
        </w:r>
      </w:ins>
      <w:r w:rsidRPr="00441C2B">
        <w:rPr>
          <w:sz w:val="20"/>
          <w:lang w:eastAsia="ko-KR"/>
        </w:rPr>
        <w:t>efficiency.</w:t>
      </w:r>
      <w:r w:rsidRPr="00441C2B">
        <w:rPr>
          <w:rFonts w:hint="eastAsia"/>
          <w:sz w:val="20"/>
          <w:lang w:eastAsia="ko-KR"/>
        </w:rPr>
        <w:t xml:space="preserve"> </w:t>
      </w:r>
      <w:r w:rsidRPr="00441C2B">
        <w:rPr>
          <w:sz w:val="20"/>
          <w:lang w:eastAsia="ko-KR"/>
        </w:rPr>
        <w:t>Here</w:t>
      </w:r>
      <w:ins w:id="115" w:author="Author">
        <w:r w:rsidRPr="00441C2B">
          <w:rPr>
            <w:sz w:val="20"/>
            <w:lang w:eastAsia="ko-KR"/>
          </w:rPr>
          <w:t>,</w:t>
        </w:r>
      </w:ins>
      <w:r w:rsidRPr="00441C2B">
        <w:rPr>
          <w:sz w:val="20"/>
          <w:lang w:eastAsia="ko-KR"/>
        </w:rPr>
        <w:t xml:space="preserve"> we focus on image augmentation for</w:t>
      </w:r>
      <w:r w:rsidRPr="00441C2B">
        <w:rPr>
          <w:rFonts w:hint="eastAsia"/>
          <w:sz w:val="20"/>
          <w:lang w:eastAsia="ko-KR"/>
        </w:rPr>
        <w:t xml:space="preserve"> </w:t>
      </w:r>
      <w:r w:rsidRPr="00441C2B">
        <w:rPr>
          <w:sz w:val="20"/>
          <w:lang w:eastAsia="ko-KR"/>
        </w:rPr>
        <w:t>improving</w:t>
      </w:r>
      <w:r w:rsidRPr="00441C2B">
        <w:rPr>
          <w:rFonts w:hint="eastAsia"/>
          <w:sz w:val="20"/>
          <w:lang w:eastAsia="ko-KR"/>
        </w:rPr>
        <w:t xml:space="preserve"> </w:t>
      </w:r>
      <w:r w:rsidRPr="00441C2B">
        <w:rPr>
          <w:sz w:val="20"/>
          <w:lang w:eastAsia="ko-KR"/>
        </w:rPr>
        <w:t>data</w:t>
      </w:r>
      <w:del w:id="116" w:author="Author">
        <w:r w:rsidRPr="00441C2B" w:rsidDel="00A13614">
          <w:rPr>
            <w:sz w:val="20"/>
            <w:lang w:eastAsia="ko-KR"/>
          </w:rPr>
          <w:delText>-</w:delText>
        </w:r>
      </w:del>
      <w:ins w:id="117" w:author="Author">
        <w:r w:rsidRPr="00441C2B">
          <w:rPr>
            <w:sz w:val="20"/>
            <w:lang w:eastAsia="ko-KR"/>
          </w:rPr>
          <w:t xml:space="preserve"> </w:t>
        </w:r>
      </w:ins>
      <w:r w:rsidRPr="00441C2B">
        <w:rPr>
          <w:sz w:val="20"/>
          <w:lang w:eastAsia="ko-KR"/>
        </w:rPr>
        <w:t>efficiency. Our proposed augmentation is a variant of</w:t>
      </w:r>
      <w:ins w:id="118" w:author="Author">
        <w:r w:rsidRPr="00441C2B">
          <w:rPr>
            <w:sz w:val="20"/>
            <w:lang w:eastAsia="ko-KR"/>
          </w:rPr>
          <w:t xml:space="preserve"> that developed in</w:t>
        </w:r>
      </w:ins>
      <w:r w:rsidRPr="00441C2B">
        <w:rPr>
          <w:sz w:val="20"/>
          <w:lang w:eastAsia="ko-KR"/>
        </w:rPr>
        <w:t xml:space="preserve"> [1]</w:t>
      </w:r>
      <w:ins w:id="119" w:author="Author">
        <w:r w:rsidRPr="00441C2B">
          <w:rPr>
            <w:sz w:val="20"/>
            <w:lang w:eastAsia="ko-KR"/>
          </w:rPr>
          <w:t>,</w:t>
        </w:r>
      </w:ins>
      <w:r w:rsidRPr="00441C2B">
        <w:rPr>
          <w:rFonts w:hint="eastAsia"/>
          <w:sz w:val="20"/>
          <w:lang w:eastAsia="ko-KR"/>
        </w:rPr>
        <w:t xml:space="preserve"> </w:t>
      </w:r>
      <w:r w:rsidRPr="00441C2B">
        <w:rPr>
          <w:sz w:val="20"/>
          <w:lang w:eastAsia="ko-KR"/>
        </w:rPr>
        <w:t xml:space="preserve">which </w:t>
      </w:r>
      <w:del w:id="120" w:author="Author">
        <w:r w:rsidRPr="00441C2B" w:rsidDel="00A13614">
          <w:rPr>
            <w:sz w:val="20"/>
            <w:lang w:eastAsia="ko-KR"/>
          </w:rPr>
          <w:delText xml:space="preserve">we think </w:delText>
        </w:r>
      </w:del>
      <w:r w:rsidRPr="00441C2B">
        <w:rPr>
          <w:sz w:val="20"/>
          <w:lang w:eastAsia="ko-KR"/>
        </w:rPr>
        <w:t>has some limitations.</w:t>
      </w:r>
      <w:r w:rsidRPr="00441C2B">
        <w:rPr>
          <w:rFonts w:hint="eastAsia"/>
          <w:sz w:val="20"/>
          <w:lang w:eastAsia="ko-KR"/>
        </w:rPr>
        <w:t xml:space="preserve"> </w:t>
      </w:r>
      <w:r w:rsidRPr="00441C2B">
        <w:rPr>
          <w:sz w:val="20"/>
          <w:lang w:eastAsia="ko-KR"/>
        </w:rPr>
        <w:t>One of the limitations</w:t>
      </w:r>
      <w:r w:rsidRPr="00441C2B">
        <w:rPr>
          <w:rFonts w:hint="eastAsia"/>
          <w:sz w:val="20"/>
          <w:lang w:eastAsia="ko-KR"/>
        </w:rPr>
        <w:t xml:space="preserve"> </w:t>
      </w:r>
      <w:r w:rsidRPr="00441C2B">
        <w:rPr>
          <w:sz w:val="20"/>
          <w:lang w:eastAsia="ko-KR"/>
        </w:rPr>
        <w:t xml:space="preserve">of </w:t>
      </w:r>
      <w:ins w:id="121" w:author="Author">
        <w:r w:rsidRPr="00441C2B">
          <w:rPr>
            <w:sz w:val="20"/>
            <w:lang w:eastAsia="ko-KR"/>
          </w:rPr>
          <w:t xml:space="preserve">the technique in </w:t>
        </w:r>
      </w:ins>
      <w:r w:rsidRPr="00441C2B">
        <w:rPr>
          <w:sz w:val="20"/>
          <w:lang w:eastAsia="ko-KR"/>
        </w:rPr>
        <w:t>[1] is that it makes unnatural images in which the pasted</w:t>
      </w:r>
      <w:r w:rsidRPr="00441C2B">
        <w:rPr>
          <w:rFonts w:hint="eastAsia"/>
          <w:sz w:val="20"/>
          <w:lang w:eastAsia="ko-KR"/>
        </w:rPr>
        <w:t xml:space="preserve"> </w:t>
      </w:r>
      <w:r w:rsidRPr="00441C2B">
        <w:rPr>
          <w:sz w:val="20"/>
          <w:lang w:eastAsia="ko-KR"/>
        </w:rPr>
        <w:t xml:space="preserve">objects could lie </w:t>
      </w:r>
      <w:ins w:id="122" w:author="Author">
        <w:r w:rsidRPr="00441C2B">
          <w:rPr>
            <w:sz w:val="20"/>
            <w:lang w:eastAsia="ko-KR"/>
          </w:rPr>
          <w:t>o</w:t>
        </w:r>
      </w:ins>
      <w:del w:id="123" w:author="Author">
        <w:r w:rsidRPr="00441C2B" w:rsidDel="00A13614">
          <w:rPr>
            <w:sz w:val="20"/>
            <w:lang w:eastAsia="ko-KR"/>
          </w:rPr>
          <w:delText>i</w:delText>
        </w:r>
      </w:del>
      <w:r w:rsidRPr="00441C2B">
        <w:rPr>
          <w:sz w:val="20"/>
          <w:lang w:eastAsia="ko-KR"/>
        </w:rPr>
        <w:t xml:space="preserve">n </w:t>
      </w:r>
      <w:del w:id="124" w:author="Author">
        <w:r w:rsidRPr="00441C2B" w:rsidDel="00F260DF">
          <w:rPr>
            <w:sz w:val="20"/>
            <w:lang w:eastAsia="ko-KR"/>
          </w:rPr>
          <w:delText xml:space="preserve">existed </w:delText>
        </w:r>
      </w:del>
      <w:ins w:id="125" w:author="Author">
        <w:r w:rsidRPr="00441C2B">
          <w:rPr>
            <w:sz w:val="20"/>
            <w:lang w:eastAsia="ko-KR"/>
          </w:rPr>
          <w:t xml:space="preserve">existing </w:t>
        </w:r>
      </w:ins>
      <w:r w:rsidRPr="00441C2B">
        <w:rPr>
          <w:sz w:val="20"/>
          <w:lang w:eastAsia="ko-KR"/>
        </w:rPr>
        <w:t xml:space="preserve">objects. This could damage the core information of small nuclear objects and </w:t>
      </w:r>
      <w:commentRangeStart w:id="126"/>
      <w:r w:rsidRPr="00441C2B">
        <w:rPr>
          <w:sz w:val="20"/>
          <w:lang w:eastAsia="ko-KR"/>
        </w:rPr>
        <w:t xml:space="preserve">has little </w:t>
      </w:r>
      <w:del w:id="127" w:author="Author">
        <w:r w:rsidRPr="00441C2B" w:rsidDel="00F260DF">
          <w:rPr>
            <w:sz w:val="20"/>
            <w:lang w:eastAsia="ko-KR"/>
          </w:rPr>
          <w:delText>effect</w:delText>
        </w:r>
      </w:del>
      <w:ins w:id="128" w:author="Author">
        <w:r w:rsidRPr="00441C2B">
          <w:rPr>
            <w:sz w:val="20"/>
            <w:lang w:eastAsia="ko-KR"/>
          </w:rPr>
          <w:t>impact</w:t>
        </w:r>
        <w:commentRangeEnd w:id="126"/>
        <w:r w:rsidRPr="00441C2B">
          <w:rPr>
            <w:rStyle w:val="affa"/>
          </w:rPr>
          <w:commentReference w:id="126"/>
        </w:r>
      </w:ins>
      <w:r w:rsidRPr="00441C2B">
        <w:rPr>
          <w:sz w:val="20"/>
          <w:lang w:eastAsia="ko-KR"/>
        </w:rPr>
        <w:t xml:space="preserve">. </w:t>
      </w:r>
      <w:del w:id="129" w:author="Author">
        <w:r w:rsidRPr="00441C2B" w:rsidDel="00A13614">
          <w:rPr>
            <w:sz w:val="20"/>
            <w:lang w:eastAsia="ko-KR"/>
          </w:rPr>
          <w:delText>For this reason</w:delText>
        </w:r>
      </w:del>
      <w:ins w:id="130" w:author="Author">
        <w:r w:rsidRPr="00441C2B">
          <w:rPr>
            <w:sz w:val="20"/>
            <w:lang w:eastAsia="ko-KR"/>
          </w:rPr>
          <w:t>Hence</w:t>
        </w:r>
      </w:ins>
      <w:r w:rsidRPr="00441C2B">
        <w:rPr>
          <w:sz w:val="20"/>
          <w:lang w:eastAsia="ko-KR"/>
        </w:rPr>
        <w:t xml:space="preserve">, we </w:t>
      </w:r>
      <w:del w:id="131" w:author="Author">
        <w:r w:rsidRPr="00441C2B" w:rsidDel="00A13614">
          <w:rPr>
            <w:sz w:val="20"/>
            <w:lang w:eastAsia="ko-KR"/>
          </w:rPr>
          <w:delText xml:space="preserve">just </w:delText>
        </w:r>
      </w:del>
      <w:r w:rsidRPr="00441C2B">
        <w:rPr>
          <w:sz w:val="20"/>
          <w:lang w:eastAsia="ko-KR"/>
        </w:rPr>
        <w:t>paste nuclear objects to empty region</w:t>
      </w:r>
      <w:ins w:id="132" w:author="Author">
        <w:r w:rsidRPr="00441C2B">
          <w:rPr>
            <w:sz w:val="20"/>
            <w:lang w:eastAsia="ko-KR"/>
          </w:rPr>
          <w:t>s</w:t>
        </w:r>
      </w:ins>
      <w:r w:rsidRPr="00441C2B">
        <w:rPr>
          <w:sz w:val="20"/>
          <w:lang w:eastAsia="ko-KR"/>
        </w:rPr>
        <w:t xml:space="preserve"> in training image</w:t>
      </w:r>
      <w:ins w:id="133" w:author="Author">
        <w:r w:rsidRPr="00441C2B">
          <w:rPr>
            <w:sz w:val="20"/>
            <w:lang w:eastAsia="ko-KR"/>
          </w:rPr>
          <w:t>s,</w:t>
        </w:r>
      </w:ins>
      <w:r w:rsidRPr="00441C2B">
        <w:rPr>
          <w:sz w:val="20"/>
          <w:lang w:eastAsia="ko-KR"/>
        </w:rPr>
        <w:t xml:space="preserve"> where they w</w:t>
      </w:r>
      <w:ins w:id="134" w:author="Author">
        <w:r w:rsidRPr="00441C2B">
          <w:rPr>
            <w:sz w:val="20"/>
            <w:lang w:eastAsia="ko-KR"/>
          </w:rPr>
          <w:t>ill</w:t>
        </w:r>
      </w:ins>
      <w:del w:id="135" w:author="Author">
        <w:r w:rsidRPr="00441C2B" w:rsidDel="00A13614">
          <w:rPr>
            <w:sz w:val="20"/>
            <w:lang w:eastAsia="ko-KR"/>
          </w:rPr>
          <w:delText>ould</w:delText>
        </w:r>
      </w:del>
      <w:ins w:id="136" w:author="Author">
        <w:r w:rsidRPr="00441C2B">
          <w:rPr>
            <w:sz w:val="20"/>
            <w:lang w:eastAsia="ko-KR"/>
          </w:rPr>
          <w:t xml:space="preserve"> </w:t>
        </w:r>
      </w:ins>
      <w:r w:rsidRPr="00441C2B">
        <w:rPr>
          <w:sz w:val="20"/>
          <w:lang w:eastAsia="ko-KR"/>
        </w:rPr>
        <w:t>n</w:t>
      </w:r>
      <w:ins w:id="137" w:author="Author">
        <w:r w:rsidRPr="00441C2B">
          <w:rPr>
            <w:sz w:val="20"/>
            <w:lang w:eastAsia="ko-KR"/>
          </w:rPr>
          <w:t>o</w:t>
        </w:r>
      </w:ins>
      <w:del w:id="138" w:author="Author">
        <w:r w:rsidRPr="00441C2B" w:rsidDel="00A13614">
          <w:rPr>
            <w:sz w:val="20"/>
            <w:lang w:eastAsia="ko-KR"/>
          </w:rPr>
          <w:delText>’</w:delText>
        </w:r>
      </w:del>
      <w:r w:rsidRPr="00441C2B">
        <w:rPr>
          <w:sz w:val="20"/>
          <w:lang w:eastAsia="ko-KR"/>
        </w:rPr>
        <w:t xml:space="preserve">t </w:t>
      </w:r>
      <w:del w:id="139" w:author="Author">
        <w:r w:rsidRPr="00441C2B" w:rsidDel="00A13614">
          <w:rPr>
            <w:sz w:val="20"/>
            <w:lang w:eastAsia="ko-KR"/>
          </w:rPr>
          <w:delText xml:space="preserve">be </w:delText>
        </w:r>
      </w:del>
      <w:r w:rsidRPr="00441C2B">
        <w:rPr>
          <w:sz w:val="20"/>
          <w:lang w:eastAsia="ko-KR"/>
        </w:rPr>
        <w:t>overlap</w:t>
      </w:r>
      <w:del w:id="140" w:author="Author">
        <w:r w:rsidRPr="00441C2B" w:rsidDel="00A13614">
          <w:rPr>
            <w:sz w:val="20"/>
            <w:lang w:eastAsia="ko-KR"/>
          </w:rPr>
          <w:delText>ped</w:delText>
        </w:r>
      </w:del>
      <w:r w:rsidRPr="00441C2B">
        <w:rPr>
          <w:sz w:val="20"/>
          <w:lang w:eastAsia="ko-KR"/>
        </w:rPr>
        <w:t xml:space="preserve"> with </w:t>
      </w:r>
      <w:del w:id="141" w:author="Author">
        <w:r w:rsidRPr="00441C2B" w:rsidDel="00F260DF">
          <w:rPr>
            <w:sz w:val="20"/>
            <w:lang w:eastAsia="ko-KR"/>
          </w:rPr>
          <w:delText xml:space="preserve">existed </w:delText>
        </w:r>
      </w:del>
      <w:ins w:id="142" w:author="Author">
        <w:r w:rsidRPr="00441C2B">
          <w:rPr>
            <w:sz w:val="20"/>
            <w:lang w:eastAsia="ko-KR"/>
          </w:rPr>
          <w:t xml:space="preserve">existing </w:t>
        </w:r>
      </w:ins>
      <w:r w:rsidRPr="00441C2B">
        <w:rPr>
          <w:sz w:val="20"/>
          <w:lang w:eastAsia="ko-KR"/>
        </w:rPr>
        <w:t>nuclear objects</w:t>
      </w:r>
      <w:ins w:id="143" w:author="Author">
        <w:r w:rsidRPr="00441C2B">
          <w:rPr>
            <w:sz w:val="20"/>
            <w:lang w:eastAsia="ko-KR"/>
          </w:rPr>
          <w:t xml:space="preserve"> and</w:t>
        </w:r>
      </w:ins>
      <w:del w:id="144" w:author="Author">
        <w:r w:rsidRPr="00441C2B" w:rsidDel="00A13614">
          <w:rPr>
            <w:sz w:val="20"/>
            <w:lang w:eastAsia="ko-KR"/>
          </w:rPr>
          <w:delText xml:space="preserve"> so that</w:delText>
        </w:r>
      </w:del>
      <w:r w:rsidRPr="00441C2B">
        <w:rPr>
          <w:sz w:val="20"/>
          <w:lang w:eastAsia="ko-KR"/>
        </w:rPr>
        <w:t xml:space="preserve"> the essential </w:t>
      </w:r>
      <w:ins w:id="145" w:author="Author">
        <w:r w:rsidRPr="00441C2B">
          <w:rPr>
            <w:sz w:val="20"/>
            <w:lang w:eastAsia="ko-KR"/>
          </w:rPr>
          <w:t xml:space="preserve">nuclear </w:t>
        </w:r>
      </w:ins>
      <w:r w:rsidRPr="00441C2B">
        <w:rPr>
          <w:sz w:val="20"/>
          <w:lang w:eastAsia="ko-KR"/>
        </w:rPr>
        <w:t>characteristics</w:t>
      </w:r>
      <w:del w:id="146" w:author="Author">
        <w:r w:rsidRPr="00441C2B" w:rsidDel="00F260DF">
          <w:rPr>
            <w:sz w:val="20"/>
            <w:lang w:eastAsia="ko-KR"/>
          </w:rPr>
          <w:delText xml:space="preserve"> of nuclear</w:delText>
        </w:r>
      </w:del>
      <w:r w:rsidRPr="00441C2B">
        <w:rPr>
          <w:sz w:val="20"/>
          <w:lang w:eastAsia="ko-KR"/>
        </w:rPr>
        <w:t xml:space="preserve"> can be preserved. </w:t>
      </w:r>
      <w:del w:id="147" w:author="Author">
        <w:r w:rsidRPr="00441C2B" w:rsidDel="00A13614">
          <w:rPr>
            <w:rFonts w:hint="eastAsia"/>
            <w:sz w:val="20"/>
            <w:lang w:eastAsia="ko-KR"/>
          </w:rPr>
          <w:delText>T</w:delText>
        </w:r>
        <w:r w:rsidRPr="00441C2B" w:rsidDel="00A13614">
          <w:rPr>
            <w:sz w:val="20"/>
            <w:lang w:eastAsia="ko-KR"/>
          </w:rPr>
          <w:delText xml:space="preserve">he </w:delText>
        </w:r>
      </w:del>
      <w:ins w:id="148" w:author="Author">
        <w:r w:rsidRPr="00441C2B">
          <w:rPr>
            <w:sz w:val="20"/>
            <w:lang w:eastAsia="ko-KR"/>
          </w:rPr>
          <w:t>An</w:t>
        </w:r>
      </w:ins>
      <w:r w:rsidRPr="00441C2B">
        <w:rPr>
          <w:sz w:val="20"/>
          <w:lang w:eastAsia="ko-KR"/>
        </w:rPr>
        <w:t xml:space="preserve">other limitation is that </w:t>
      </w:r>
      <w:del w:id="149" w:author="Author">
        <w:r w:rsidRPr="00441C2B" w:rsidDel="00A13614">
          <w:rPr>
            <w:sz w:val="20"/>
            <w:lang w:eastAsia="ko-KR"/>
          </w:rPr>
          <w:delText xml:space="preserve">it has restriction that </w:delText>
        </w:r>
      </w:del>
      <w:r w:rsidRPr="00441C2B">
        <w:rPr>
          <w:sz w:val="20"/>
          <w:lang w:eastAsia="ko-KR"/>
        </w:rPr>
        <w:t xml:space="preserve">objects </w:t>
      </w:r>
      <w:del w:id="150" w:author="Author">
        <w:r w:rsidRPr="00441C2B" w:rsidDel="00A13614">
          <w:rPr>
            <w:sz w:val="20"/>
            <w:lang w:eastAsia="ko-KR"/>
          </w:rPr>
          <w:delText xml:space="preserve">are </w:delText>
        </w:r>
      </w:del>
      <w:ins w:id="151" w:author="Author">
        <w:r w:rsidRPr="00441C2B">
          <w:rPr>
            <w:sz w:val="20"/>
            <w:lang w:eastAsia="ko-KR"/>
          </w:rPr>
          <w:t xml:space="preserve">can be </w:t>
        </w:r>
      </w:ins>
      <w:r w:rsidRPr="00441C2B">
        <w:rPr>
          <w:sz w:val="20"/>
          <w:lang w:eastAsia="ko-KR"/>
        </w:rPr>
        <w:t>copy</w:t>
      </w:r>
      <w:del w:id="152" w:author="Author">
        <w:r w:rsidRPr="00441C2B" w:rsidDel="00BA56F9">
          <w:rPr>
            <w:sz w:val="20"/>
            <w:lang w:eastAsia="ko-KR"/>
          </w:rPr>
          <w:delText>-</w:delText>
        </w:r>
      </w:del>
      <w:ins w:id="153" w:author="Author">
        <w:r w:rsidR="00BA56F9" w:rsidRPr="00441C2B">
          <w:rPr>
            <w:sz w:val="20"/>
            <w:lang w:eastAsia="ko-KR"/>
          </w:rPr>
          <w:t>–</w:t>
        </w:r>
      </w:ins>
      <w:r w:rsidRPr="00441C2B">
        <w:rPr>
          <w:sz w:val="20"/>
          <w:lang w:eastAsia="ko-KR"/>
        </w:rPr>
        <w:t xml:space="preserve">pasted between </w:t>
      </w:r>
      <w:del w:id="154" w:author="Author">
        <w:r w:rsidRPr="00441C2B" w:rsidDel="00F260DF">
          <w:rPr>
            <w:sz w:val="20"/>
            <w:lang w:eastAsia="ko-KR"/>
          </w:rPr>
          <w:delText xml:space="preserve">only </w:delText>
        </w:r>
      </w:del>
      <w:r w:rsidRPr="00441C2B">
        <w:rPr>
          <w:sz w:val="20"/>
          <w:lang w:eastAsia="ko-KR"/>
        </w:rPr>
        <w:t>two images</w:t>
      </w:r>
      <w:ins w:id="155" w:author="Author">
        <w:r w:rsidRPr="00441C2B">
          <w:rPr>
            <w:sz w:val="20"/>
            <w:lang w:eastAsia="ko-KR"/>
          </w:rPr>
          <w:t xml:space="preserve"> only</w:t>
        </w:r>
      </w:ins>
      <w:r w:rsidRPr="00441C2B">
        <w:rPr>
          <w:sz w:val="20"/>
          <w:lang w:eastAsia="ko-KR"/>
        </w:rPr>
        <w:t xml:space="preserve">. To overcome this restriction and </w:t>
      </w:r>
      <w:del w:id="156" w:author="Author">
        <w:r w:rsidRPr="00441C2B" w:rsidDel="00A13614">
          <w:rPr>
            <w:sz w:val="20"/>
            <w:lang w:eastAsia="ko-KR"/>
          </w:rPr>
          <w:delText xml:space="preserve">give </w:delText>
        </w:r>
      </w:del>
      <w:ins w:id="157" w:author="Author">
        <w:r w:rsidRPr="00441C2B">
          <w:rPr>
            <w:sz w:val="20"/>
            <w:lang w:eastAsia="ko-KR"/>
          </w:rPr>
          <w:t xml:space="preserve">provide </w:t>
        </w:r>
      </w:ins>
      <w:r w:rsidRPr="00441C2B">
        <w:rPr>
          <w:sz w:val="20"/>
          <w:lang w:eastAsia="ko-KR"/>
        </w:rPr>
        <w:t>more regularization to</w:t>
      </w:r>
      <w:ins w:id="158" w:author="Author">
        <w:r w:rsidRPr="00441C2B">
          <w:rPr>
            <w:sz w:val="20"/>
            <w:lang w:eastAsia="ko-KR"/>
          </w:rPr>
          <w:t xml:space="preserve"> the</w:t>
        </w:r>
      </w:ins>
      <w:r w:rsidRPr="00441C2B">
        <w:rPr>
          <w:sz w:val="20"/>
          <w:lang w:eastAsia="ko-KR"/>
        </w:rPr>
        <w:t xml:space="preserve"> model, we </w:t>
      </w:r>
      <w:del w:id="159" w:author="Author">
        <w:r w:rsidRPr="00441C2B" w:rsidDel="00F260DF">
          <w:rPr>
            <w:sz w:val="20"/>
            <w:lang w:eastAsia="ko-KR"/>
          </w:rPr>
          <w:delText xml:space="preserve">make </w:delText>
        </w:r>
      </w:del>
      <w:ins w:id="160" w:author="Author">
        <w:r w:rsidRPr="00441C2B">
          <w:rPr>
            <w:sz w:val="20"/>
            <w:lang w:eastAsia="ko-KR"/>
          </w:rPr>
          <w:t xml:space="preserve">generate </w:t>
        </w:r>
      </w:ins>
      <w:r w:rsidRPr="00441C2B">
        <w:rPr>
          <w:sz w:val="20"/>
          <w:lang w:eastAsia="ko-KR"/>
        </w:rPr>
        <w:t>the whole nuclear set</w:t>
      </w:r>
      <w:ins w:id="161" w:author="Author">
        <w:r w:rsidRPr="00441C2B">
          <w:rPr>
            <w:sz w:val="20"/>
            <w:lang w:eastAsia="ko-KR"/>
          </w:rPr>
          <w:t>,</w:t>
        </w:r>
      </w:ins>
      <w:r w:rsidRPr="00441C2B">
        <w:rPr>
          <w:sz w:val="20"/>
          <w:lang w:eastAsia="ko-KR"/>
        </w:rPr>
        <w:t xml:space="preserve"> </w:t>
      </w:r>
      <w:r w:rsidRPr="00441C2B">
        <w:rPr>
          <w:rFonts w:hint="eastAsia"/>
          <w:sz w:val="20"/>
          <w:lang w:eastAsia="ko-KR"/>
        </w:rPr>
        <w:t>w</w:t>
      </w:r>
      <w:r w:rsidRPr="00441C2B">
        <w:rPr>
          <w:sz w:val="20"/>
          <w:lang w:eastAsia="ko-KR"/>
        </w:rPr>
        <w:t>hich include</w:t>
      </w:r>
      <w:ins w:id="162" w:author="Author">
        <w:r w:rsidRPr="00441C2B">
          <w:rPr>
            <w:sz w:val="20"/>
            <w:lang w:eastAsia="ko-KR"/>
          </w:rPr>
          <w:t>s</w:t>
        </w:r>
      </w:ins>
      <w:r w:rsidRPr="00441C2B">
        <w:rPr>
          <w:sz w:val="20"/>
          <w:lang w:eastAsia="ko-KR"/>
        </w:rPr>
        <w:t xml:space="preserve"> whole nuclear objects from training data</w:t>
      </w:r>
      <w:ins w:id="163" w:author="Author">
        <w:r w:rsidRPr="00441C2B">
          <w:rPr>
            <w:sz w:val="20"/>
            <w:lang w:eastAsia="ko-KR"/>
          </w:rPr>
          <w:t>; hence,</w:t>
        </w:r>
      </w:ins>
      <w:r w:rsidRPr="00441C2B">
        <w:rPr>
          <w:sz w:val="20"/>
          <w:lang w:eastAsia="ko-KR"/>
        </w:rPr>
        <w:t xml:space="preserve"> </w:t>
      </w:r>
      <w:del w:id="164" w:author="Author">
        <w:r w:rsidRPr="00441C2B" w:rsidDel="00A13614">
          <w:rPr>
            <w:sz w:val="20"/>
            <w:lang w:eastAsia="ko-KR"/>
          </w:rPr>
          <w:delText xml:space="preserve">so that </w:delText>
        </w:r>
      </w:del>
      <w:r w:rsidRPr="00441C2B">
        <w:rPr>
          <w:sz w:val="20"/>
          <w:lang w:eastAsia="ko-KR"/>
        </w:rPr>
        <w:t xml:space="preserve">we </w:t>
      </w:r>
      <w:r w:rsidRPr="00441C2B">
        <w:rPr>
          <w:rFonts w:hint="eastAsia"/>
          <w:sz w:val="20"/>
          <w:lang w:eastAsia="ko-KR"/>
        </w:rPr>
        <w:t xml:space="preserve">can </w:t>
      </w:r>
      <w:r w:rsidRPr="00441C2B">
        <w:rPr>
          <w:sz w:val="20"/>
          <w:lang w:eastAsia="ko-KR"/>
        </w:rPr>
        <w:t xml:space="preserve">efficiently extract and paste diverse objects from random images to random images. With these </w:t>
      </w:r>
      <w:del w:id="165" w:author="Author">
        <w:r w:rsidRPr="00441C2B" w:rsidDel="00A13614">
          <w:rPr>
            <w:sz w:val="20"/>
            <w:lang w:eastAsia="ko-KR"/>
          </w:rPr>
          <w:delText>tricks</w:delText>
        </w:r>
      </w:del>
      <w:ins w:id="166" w:author="Author">
        <w:r w:rsidRPr="00441C2B">
          <w:rPr>
            <w:sz w:val="20"/>
            <w:lang w:eastAsia="ko-KR"/>
          </w:rPr>
          <w:t>features</w:t>
        </w:r>
      </w:ins>
      <w:r w:rsidRPr="00441C2B">
        <w:rPr>
          <w:sz w:val="20"/>
          <w:lang w:eastAsia="ko-KR"/>
        </w:rPr>
        <w:t xml:space="preserve">, combining </w:t>
      </w:r>
      <w:ins w:id="167" w:author="Author">
        <w:r w:rsidRPr="00441C2B">
          <w:rPr>
            <w:sz w:val="20"/>
            <w:lang w:eastAsia="ko-KR"/>
          </w:rPr>
          <w:t xml:space="preserve">the </w:t>
        </w:r>
      </w:ins>
      <w:r w:rsidRPr="00441C2B">
        <w:rPr>
          <w:sz w:val="20"/>
          <w:lang w:eastAsia="ko-KR"/>
        </w:rPr>
        <w:t>proposed copy</w:t>
      </w:r>
      <w:del w:id="168" w:author="Author">
        <w:r w:rsidRPr="00441C2B" w:rsidDel="00BA56F9">
          <w:rPr>
            <w:sz w:val="20"/>
            <w:lang w:eastAsia="ko-KR"/>
          </w:rPr>
          <w:delText>-</w:delText>
        </w:r>
      </w:del>
      <w:ins w:id="169" w:author="Author">
        <w:r w:rsidR="00BA56F9" w:rsidRPr="00441C2B">
          <w:rPr>
            <w:sz w:val="20"/>
            <w:lang w:eastAsia="ko-KR"/>
          </w:rPr>
          <w:t>–</w:t>
        </w:r>
      </w:ins>
      <w:r w:rsidRPr="00441C2B">
        <w:rPr>
          <w:sz w:val="20"/>
          <w:lang w:eastAsia="ko-KR"/>
        </w:rPr>
        <w:t>paste augmentation</w:t>
      </w:r>
      <w:ins w:id="170" w:author="Author">
        <w:r w:rsidRPr="00441C2B">
          <w:rPr>
            <w:sz w:val="20"/>
            <w:lang w:eastAsia="ko-KR"/>
          </w:rPr>
          <w:t>,</w:t>
        </w:r>
      </w:ins>
      <w:r w:rsidRPr="00441C2B">
        <w:rPr>
          <w:sz w:val="20"/>
          <w:lang w:eastAsia="ko-KR"/>
        </w:rPr>
        <w:t xml:space="preserve"> with base augmentation provide</w:t>
      </w:r>
      <w:ins w:id="171" w:author="Author">
        <w:r w:rsidRPr="00441C2B">
          <w:rPr>
            <w:sz w:val="20"/>
            <w:lang w:eastAsia="ko-KR"/>
          </w:rPr>
          <w:t>d</w:t>
        </w:r>
      </w:ins>
      <w:r w:rsidRPr="00441C2B">
        <w:rPr>
          <w:sz w:val="20"/>
          <w:lang w:eastAsia="ko-KR"/>
        </w:rPr>
        <w:t xml:space="preserve"> gains of + 0.21 PQ, 0.6 </w:t>
      </w:r>
      <w:proofErr w:type="spellStart"/>
      <w:r w:rsidRPr="00441C2B">
        <w:rPr>
          <w:sz w:val="20"/>
          <w:lang w:eastAsia="ko-KR"/>
        </w:rPr>
        <w:t>mPQ</w:t>
      </w:r>
      <w:proofErr w:type="spellEnd"/>
      <w:r w:rsidRPr="00441C2B">
        <w:rPr>
          <w:sz w:val="20"/>
          <w:lang w:eastAsia="ko-KR"/>
        </w:rPr>
        <w:t xml:space="preserve"> in 5-</w:t>
      </w:r>
      <w:ins w:id="172" w:author="Author">
        <w:r w:rsidRPr="00441C2B">
          <w:rPr>
            <w:sz w:val="20"/>
            <w:lang w:eastAsia="ko-KR"/>
          </w:rPr>
          <w:t>f</w:t>
        </w:r>
      </w:ins>
      <w:del w:id="173" w:author="Author">
        <w:r w:rsidRPr="00441C2B" w:rsidDel="00EC786B">
          <w:rPr>
            <w:sz w:val="20"/>
            <w:lang w:eastAsia="ko-KR"/>
          </w:rPr>
          <w:delText>F</w:delText>
        </w:r>
      </w:del>
      <w:r w:rsidRPr="00441C2B">
        <w:rPr>
          <w:sz w:val="20"/>
          <w:lang w:eastAsia="ko-KR"/>
        </w:rPr>
        <w:t>old cross</w:t>
      </w:r>
      <w:ins w:id="174" w:author="Author">
        <w:r w:rsidR="00BA56F9" w:rsidRPr="00441C2B">
          <w:rPr>
            <w:sz w:val="20"/>
            <w:lang w:eastAsia="ko-KR"/>
          </w:rPr>
          <w:t>-</w:t>
        </w:r>
      </w:ins>
      <w:del w:id="175" w:author="Author">
        <w:r w:rsidRPr="00441C2B" w:rsidDel="00BA56F9">
          <w:rPr>
            <w:sz w:val="20"/>
            <w:lang w:eastAsia="ko-KR"/>
          </w:rPr>
          <w:delText xml:space="preserve"> </w:delText>
        </w:r>
      </w:del>
      <w:r w:rsidRPr="00441C2B">
        <w:rPr>
          <w:sz w:val="20"/>
          <w:lang w:eastAsia="ko-KR"/>
        </w:rPr>
        <w:t>validation setting.</w:t>
      </w:r>
    </w:p>
    <w:bookmarkEnd w:id="64"/>
    <w:p w14:paraId="72A01281" w14:textId="77777777" w:rsidR="00D05980" w:rsidRPr="00441C2B" w:rsidRDefault="00D05980" w:rsidP="00D05980">
      <w:pPr>
        <w:ind w:firstLineChars="150" w:firstLine="300"/>
        <w:jc w:val="both"/>
        <w:rPr>
          <w:sz w:val="20"/>
          <w:lang w:eastAsia="ko-KR"/>
        </w:rPr>
      </w:pPr>
      <w:r w:rsidRPr="00441C2B">
        <w:rPr>
          <w:sz w:val="20"/>
          <w:lang w:eastAsia="ko-KR"/>
        </w:rPr>
        <w:t xml:space="preserve">The main contributions of our work </w:t>
      </w:r>
      <w:del w:id="176" w:author="Author">
        <w:r w:rsidRPr="00441C2B" w:rsidDel="00AB6DC5">
          <w:rPr>
            <w:sz w:val="20"/>
            <w:lang w:eastAsia="ko-KR"/>
          </w:rPr>
          <w:delText xml:space="preserve">are </w:delText>
        </w:r>
      </w:del>
      <w:ins w:id="177" w:author="Author">
        <w:r w:rsidRPr="00441C2B">
          <w:rPr>
            <w:sz w:val="20"/>
            <w:lang w:eastAsia="ko-KR"/>
          </w:rPr>
          <w:t xml:space="preserve">were </w:t>
        </w:r>
      </w:ins>
      <w:r w:rsidRPr="00441C2B">
        <w:rPr>
          <w:sz w:val="20"/>
          <w:lang w:eastAsia="ko-KR"/>
        </w:rPr>
        <w:t>as follows:</w:t>
      </w:r>
    </w:p>
    <w:p w14:paraId="01F2E18B" w14:textId="30F2CCB1" w:rsidR="00D05980" w:rsidRPr="00441C2B" w:rsidRDefault="00D05980" w:rsidP="00D05980">
      <w:pPr>
        <w:jc w:val="both"/>
        <w:rPr>
          <w:sz w:val="20"/>
          <w:lang w:eastAsia="ko-KR"/>
        </w:rPr>
      </w:pPr>
      <w:r w:rsidRPr="00441C2B">
        <w:rPr>
          <w:sz w:val="20"/>
          <w:lang w:eastAsia="ko-KR"/>
        </w:rPr>
        <w:t xml:space="preserve">(1)  Proposal of </w:t>
      </w:r>
      <w:ins w:id="178" w:author="Author">
        <w:r w:rsidRPr="00441C2B">
          <w:rPr>
            <w:sz w:val="20"/>
            <w:lang w:eastAsia="ko-KR"/>
          </w:rPr>
          <w:t xml:space="preserve">a </w:t>
        </w:r>
      </w:ins>
      <w:r w:rsidRPr="00441C2B">
        <w:rPr>
          <w:sz w:val="20"/>
          <w:lang w:eastAsia="ko-KR"/>
        </w:rPr>
        <w:t xml:space="preserve">new augmentation </w:t>
      </w:r>
      <w:ins w:id="179" w:author="Author">
        <w:r w:rsidRPr="00441C2B">
          <w:rPr>
            <w:sz w:val="20"/>
            <w:lang w:eastAsia="ko-KR"/>
          </w:rPr>
          <w:t xml:space="preserve">technique </w:t>
        </w:r>
      </w:ins>
      <w:del w:id="180" w:author="Author">
        <w:r w:rsidRPr="00441C2B" w:rsidDel="00EC786B">
          <w:rPr>
            <w:sz w:val="20"/>
            <w:lang w:eastAsia="ko-KR"/>
          </w:rPr>
          <w:delText xml:space="preserve">which </w:delText>
        </w:r>
      </w:del>
      <w:ins w:id="181" w:author="Author">
        <w:r w:rsidRPr="00441C2B">
          <w:rPr>
            <w:sz w:val="20"/>
            <w:lang w:eastAsia="ko-KR"/>
          </w:rPr>
          <w:t xml:space="preserve">that </w:t>
        </w:r>
      </w:ins>
      <w:del w:id="182" w:author="Author">
        <w:r w:rsidRPr="00441C2B" w:rsidDel="00AB6DC5">
          <w:rPr>
            <w:sz w:val="20"/>
            <w:lang w:eastAsia="ko-KR"/>
          </w:rPr>
          <w:delText xml:space="preserve">is </w:delText>
        </w:r>
      </w:del>
      <w:ins w:id="183" w:author="Author">
        <w:r w:rsidRPr="00441C2B">
          <w:rPr>
            <w:sz w:val="20"/>
            <w:lang w:eastAsia="ko-KR"/>
          </w:rPr>
          <w:t xml:space="preserve">is </w:t>
        </w:r>
      </w:ins>
      <w:r w:rsidRPr="00441C2B">
        <w:rPr>
          <w:sz w:val="20"/>
          <w:lang w:eastAsia="ko-KR"/>
        </w:rPr>
        <w:t xml:space="preserve">readily applicable and appropriate for nuclear segmentation in </w:t>
      </w:r>
      <w:ins w:id="184" w:author="Author">
        <w:r w:rsidRPr="00441C2B">
          <w:rPr>
            <w:sz w:val="20"/>
            <w:lang w:eastAsia="ko-KR"/>
          </w:rPr>
          <w:t xml:space="preserve">the </w:t>
        </w:r>
      </w:ins>
      <w:r w:rsidRPr="00441C2B">
        <w:rPr>
          <w:sz w:val="20"/>
          <w:lang w:eastAsia="ko-KR"/>
        </w:rPr>
        <w:t>digital</w:t>
      </w:r>
      <w:ins w:id="185" w:author="Author">
        <w:r w:rsidR="00BA56F9" w:rsidRPr="00441C2B">
          <w:rPr>
            <w:sz w:val="20"/>
            <w:lang w:eastAsia="ko-KR"/>
          </w:rPr>
          <w:t xml:space="preserve"> </w:t>
        </w:r>
      </w:ins>
      <w:del w:id="186" w:author="Author">
        <w:r w:rsidRPr="00441C2B" w:rsidDel="00BA56F9">
          <w:rPr>
            <w:sz w:val="20"/>
            <w:lang w:eastAsia="ko-KR"/>
          </w:rPr>
          <w:delText>-</w:delText>
        </w:r>
      </w:del>
      <w:r w:rsidRPr="00441C2B">
        <w:rPr>
          <w:sz w:val="20"/>
          <w:lang w:eastAsia="ko-KR"/>
        </w:rPr>
        <w:t>pathology domain.</w:t>
      </w:r>
    </w:p>
    <w:p w14:paraId="5DC33C94" w14:textId="77777777" w:rsidR="00D05980" w:rsidRPr="00441C2B" w:rsidRDefault="00D05980" w:rsidP="00D05980">
      <w:pPr>
        <w:jc w:val="both"/>
        <w:rPr>
          <w:sz w:val="20"/>
          <w:lang w:eastAsia="ko-KR"/>
        </w:rPr>
      </w:pPr>
      <w:r w:rsidRPr="00441C2B">
        <w:rPr>
          <w:sz w:val="20"/>
          <w:lang w:eastAsia="ko-KR"/>
        </w:rPr>
        <w:t>(2)</w:t>
      </w:r>
      <w:r w:rsidRPr="00441C2B">
        <w:rPr>
          <w:rFonts w:hint="eastAsia"/>
          <w:sz w:val="20"/>
          <w:lang w:eastAsia="ko-KR"/>
        </w:rPr>
        <w:t xml:space="preserve"> </w:t>
      </w:r>
      <w:r w:rsidRPr="00441C2B">
        <w:rPr>
          <w:sz w:val="20"/>
          <w:lang w:eastAsia="ko-KR"/>
        </w:rPr>
        <w:t>Advantage of alleviating nuclear class imbalance problem</w:t>
      </w:r>
      <w:ins w:id="187" w:author="Author">
        <w:r w:rsidRPr="00441C2B">
          <w:rPr>
            <w:sz w:val="20"/>
            <w:lang w:eastAsia="ko-KR"/>
          </w:rPr>
          <w:t xml:space="preserve"> that</w:t>
        </w:r>
      </w:ins>
      <w:r w:rsidRPr="00441C2B">
        <w:rPr>
          <w:sz w:val="20"/>
          <w:lang w:eastAsia="ko-KR"/>
        </w:rPr>
        <w:t xml:space="preserve"> inevitably </w:t>
      </w:r>
      <w:del w:id="188" w:author="Author">
        <w:r w:rsidRPr="00441C2B" w:rsidDel="00EC786B">
          <w:rPr>
            <w:sz w:val="20"/>
            <w:lang w:eastAsia="ko-KR"/>
          </w:rPr>
          <w:delText xml:space="preserve">incurred </w:delText>
        </w:r>
      </w:del>
      <w:ins w:id="189" w:author="Author">
        <w:r w:rsidRPr="00441C2B">
          <w:rPr>
            <w:sz w:val="20"/>
            <w:lang w:eastAsia="ko-KR"/>
          </w:rPr>
          <w:t xml:space="preserve">occurs </w:t>
        </w:r>
      </w:ins>
      <w:r w:rsidRPr="00441C2B">
        <w:rPr>
          <w:sz w:val="20"/>
          <w:lang w:eastAsia="ko-KR"/>
        </w:rPr>
        <w:t xml:space="preserve">in histology datasets </w:t>
      </w:r>
      <w:del w:id="190" w:author="Author">
        <w:r w:rsidRPr="00441C2B" w:rsidDel="00EC786B">
          <w:rPr>
            <w:sz w:val="20"/>
            <w:lang w:eastAsia="ko-KR"/>
          </w:rPr>
          <w:delText xml:space="preserve">for </w:delText>
        </w:r>
      </w:del>
      <w:ins w:id="191" w:author="Author">
        <w:r w:rsidRPr="00441C2B">
          <w:rPr>
            <w:sz w:val="20"/>
            <w:lang w:eastAsia="ko-KR"/>
          </w:rPr>
          <w:t xml:space="preserve">during </w:t>
        </w:r>
      </w:ins>
      <w:r w:rsidRPr="00441C2B">
        <w:rPr>
          <w:sz w:val="20"/>
          <w:lang w:eastAsia="ko-KR"/>
        </w:rPr>
        <w:t>nuclear segmentation.</w:t>
      </w:r>
    </w:p>
    <w:p w14:paraId="25F7E49E" w14:textId="77777777" w:rsidR="00D05980" w:rsidRPr="00441C2B" w:rsidRDefault="00D05980" w:rsidP="00D05980">
      <w:pPr>
        <w:jc w:val="both"/>
        <w:rPr>
          <w:sz w:val="16"/>
          <w:szCs w:val="16"/>
          <w:lang w:eastAsia="ko-KR"/>
        </w:rPr>
      </w:pPr>
    </w:p>
    <w:p w14:paraId="320A4CA1" w14:textId="77777777" w:rsidR="00D05980" w:rsidRPr="00441C2B" w:rsidRDefault="00D05980" w:rsidP="00D05980">
      <w:pPr>
        <w:jc w:val="both"/>
        <w:rPr>
          <w:sz w:val="16"/>
          <w:szCs w:val="16"/>
          <w:lang w:eastAsia="ko-KR"/>
        </w:rPr>
      </w:pPr>
    </w:p>
    <w:p w14:paraId="502A7E0D" w14:textId="77777777" w:rsidR="00D05980" w:rsidRPr="00441C2B" w:rsidRDefault="00D05980" w:rsidP="00D05980">
      <w:pPr>
        <w:pStyle w:val="ab"/>
        <w:jc w:val="center"/>
        <w:rPr>
          <w:b/>
          <w:bCs/>
          <w:lang w:eastAsia="ko-KR"/>
        </w:rPr>
      </w:pPr>
      <w:r w:rsidRPr="00441C2B">
        <w:rPr>
          <w:rFonts w:hint="eastAsia"/>
          <w:b/>
          <w:bCs/>
          <w:lang w:eastAsia="ko-KR"/>
        </w:rPr>
        <w:t>2</w:t>
      </w:r>
      <w:r w:rsidRPr="00441C2B">
        <w:rPr>
          <w:b/>
          <w:bCs/>
          <w:lang w:eastAsia="ko-KR"/>
        </w:rPr>
        <w:t>.  METHOD</w:t>
      </w:r>
    </w:p>
    <w:p w14:paraId="09329018" w14:textId="77777777" w:rsidR="00D05980" w:rsidRPr="00441C2B" w:rsidRDefault="00D05980" w:rsidP="00D05980">
      <w:pPr>
        <w:pStyle w:val="ab"/>
        <w:jc w:val="center"/>
        <w:rPr>
          <w:b/>
          <w:bCs/>
          <w:sz w:val="16"/>
          <w:szCs w:val="16"/>
          <w:lang w:eastAsia="ko-KR"/>
        </w:rPr>
      </w:pPr>
    </w:p>
    <w:p w14:paraId="73CE9440" w14:textId="58C49CDE" w:rsidR="00D05980" w:rsidRPr="00441C2B" w:rsidRDefault="00D05980" w:rsidP="00D05980">
      <w:pPr>
        <w:pStyle w:val="ab"/>
        <w:rPr>
          <w:lang w:eastAsia="ko-KR"/>
        </w:rPr>
      </w:pPr>
      <w:r w:rsidRPr="00441C2B">
        <w:rPr>
          <w:rFonts w:hint="eastAsia"/>
          <w:lang w:eastAsia="ko-KR"/>
        </w:rPr>
        <w:t>F</w:t>
      </w:r>
      <w:r w:rsidRPr="00441C2B">
        <w:rPr>
          <w:lang w:eastAsia="ko-KR"/>
        </w:rPr>
        <w:t xml:space="preserve">ig. 1 illustrates the overall process </w:t>
      </w:r>
      <w:del w:id="192" w:author="Author">
        <w:r w:rsidRPr="00441C2B" w:rsidDel="00EC786B">
          <w:rPr>
            <w:lang w:eastAsia="ko-KR"/>
          </w:rPr>
          <w:delText xml:space="preserve">for </w:delText>
        </w:r>
      </w:del>
      <w:ins w:id="193" w:author="Author">
        <w:r w:rsidRPr="00441C2B">
          <w:rPr>
            <w:lang w:eastAsia="ko-KR"/>
          </w:rPr>
          <w:t xml:space="preserve">of </w:t>
        </w:r>
      </w:ins>
      <w:r w:rsidRPr="00441C2B">
        <w:rPr>
          <w:lang w:eastAsia="ko-KR"/>
        </w:rPr>
        <w:t>our proposed augmentatio</w:t>
      </w:r>
      <w:r w:rsidRPr="00441C2B">
        <w:rPr>
          <w:rFonts w:hint="eastAsia"/>
          <w:lang w:eastAsia="ko-KR"/>
        </w:rPr>
        <w:t>n</w:t>
      </w:r>
      <w:r w:rsidRPr="00441C2B">
        <w:rPr>
          <w:lang w:eastAsia="ko-KR"/>
        </w:rPr>
        <w:t xml:space="preserve">. </w:t>
      </w:r>
      <w:del w:id="194" w:author="Author">
        <w:r w:rsidRPr="00441C2B" w:rsidDel="00EC786B">
          <w:rPr>
            <w:lang w:eastAsia="ko-KR"/>
          </w:rPr>
          <w:delText xml:space="preserve">Unlike </w:delText>
        </w:r>
      </w:del>
      <w:ins w:id="195" w:author="Author">
        <w:r w:rsidRPr="00441C2B">
          <w:rPr>
            <w:lang w:eastAsia="ko-KR"/>
          </w:rPr>
          <w:t xml:space="preserve">In contrast to the method in </w:t>
        </w:r>
      </w:ins>
      <w:r w:rsidRPr="00441C2B">
        <w:rPr>
          <w:lang w:eastAsia="ko-KR"/>
        </w:rPr>
        <w:t xml:space="preserve">[1] </w:t>
      </w:r>
      <w:del w:id="196" w:author="Author">
        <w:r w:rsidRPr="00441C2B" w:rsidDel="00EC786B">
          <w:rPr>
            <w:lang w:eastAsia="ko-KR"/>
          </w:rPr>
          <w:delText xml:space="preserve">which </w:delText>
        </w:r>
      </w:del>
      <w:ins w:id="197" w:author="Author">
        <w:r w:rsidRPr="00441C2B">
          <w:rPr>
            <w:lang w:eastAsia="ko-KR"/>
          </w:rPr>
          <w:t xml:space="preserve">that </w:t>
        </w:r>
      </w:ins>
      <w:r w:rsidRPr="00441C2B">
        <w:rPr>
          <w:lang w:eastAsia="ko-KR"/>
        </w:rPr>
        <w:t>copy</w:t>
      </w:r>
      <w:del w:id="198" w:author="Author">
        <w:r w:rsidRPr="00441C2B" w:rsidDel="00BA56F9">
          <w:rPr>
            <w:lang w:eastAsia="ko-KR"/>
          </w:rPr>
          <w:delText>-</w:delText>
        </w:r>
      </w:del>
      <w:ins w:id="199" w:author="Author">
        <w:r w:rsidR="00BA56F9" w:rsidRPr="00441C2B">
          <w:rPr>
            <w:lang w:eastAsia="ko-KR"/>
          </w:rPr>
          <w:t>–</w:t>
        </w:r>
      </w:ins>
      <w:r w:rsidRPr="00441C2B">
        <w:rPr>
          <w:lang w:eastAsia="ko-KR"/>
        </w:rPr>
        <w:t>paste</w:t>
      </w:r>
      <w:ins w:id="200" w:author="Author">
        <w:r w:rsidRPr="00441C2B">
          <w:rPr>
            <w:lang w:eastAsia="ko-KR"/>
          </w:rPr>
          <w:t>s</w:t>
        </w:r>
      </w:ins>
      <w:r w:rsidRPr="00441C2B">
        <w:rPr>
          <w:lang w:eastAsia="ko-KR"/>
        </w:rPr>
        <w:t xml:space="preserve"> objects within two randomly selected images, we first prepare</w:t>
      </w:r>
      <w:ins w:id="201" w:author="Author">
        <w:r w:rsidRPr="00441C2B">
          <w:rPr>
            <w:lang w:eastAsia="ko-KR"/>
          </w:rPr>
          <w:t>d</w:t>
        </w:r>
      </w:ins>
      <w:r w:rsidRPr="00441C2B">
        <w:rPr>
          <w:lang w:eastAsia="ko-KR"/>
        </w:rPr>
        <w:t xml:space="preserve"> </w:t>
      </w:r>
      <w:ins w:id="202" w:author="Author">
        <w:r w:rsidRPr="00441C2B">
          <w:rPr>
            <w:lang w:eastAsia="ko-KR"/>
          </w:rPr>
          <w:t xml:space="preserve">a </w:t>
        </w:r>
      </w:ins>
      <w:r w:rsidRPr="00441C2B">
        <w:rPr>
          <w:lang w:eastAsia="ko-KR"/>
        </w:rPr>
        <w:t>pre-defined nuclear set</w:t>
      </w:r>
      <w:ins w:id="203" w:author="Author">
        <w:r w:rsidRPr="00441C2B">
          <w:rPr>
            <w:lang w:eastAsia="ko-KR"/>
          </w:rPr>
          <w:t>,</w:t>
        </w:r>
      </w:ins>
      <w:r w:rsidRPr="00441C2B">
        <w:rPr>
          <w:lang w:eastAsia="ko-KR"/>
        </w:rPr>
        <w:t xml:space="preserve"> which include</w:t>
      </w:r>
      <w:ins w:id="204" w:author="Author">
        <w:r w:rsidRPr="00441C2B">
          <w:rPr>
            <w:lang w:eastAsia="ko-KR"/>
          </w:rPr>
          <w:t>d</w:t>
        </w:r>
      </w:ins>
      <w:r w:rsidRPr="00441C2B">
        <w:rPr>
          <w:lang w:eastAsia="ko-KR"/>
        </w:rPr>
        <w:t xml:space="preserve"> all nuclear objects solely from training images. Then</w:t>
      </w:r>
      <w:ins w:id="205" w:author="Author">
        <w:r w:rsidRPr="00441C2B">
          <w:rPr>
            <w:lang w:eastAsia="ko-KR"/>
          </w:rPr>
          <w:t xml:space="preserve">, </w:t>
        </w:r>
      </w:ins>
      <w:del w:id="206" w:author="Author">
        <w:r w:rsidRPr="00441C2B" w:rsidDel="00EC786B">
          <w:rPr>
            <w:lang w:eastAsia="ko-KR"/>
          </w:rPr>
          <w:delText xml:space="preserve"> </w:delText>
        </w:r>
      </w:del>
      <w:r w:rsidRPr="00441C2B">
        <w:rPr>
          <w:lang w:eastAsia="ko-KR"/>
        </w:rPr>
        <w:t xml:space="preserve">striding </w:t>
      </w:r>
      <w:ins w:id="207" w:author="Author">
        <w:r w:rsidRPr="00441C2B">
          <w:rPr>
            <w:lang w:eastAsia="ko-KR"/>
          </w:rPr>
          <w:t xml:space="preserve">a </w:t>
        </w:r>
      </w:ins>
      <w:r w:rsidRPr="00441C2B">
        <w:rPr>
          <w:lang w:eastAsia="ko-KR"/>
        </w:rPr>
        <w:t xml:space="preserve">15-pixel size </w:t>
      </w:r>
      <w:del w:id="208" w:author="Author">
        <w:r w:rsidRPr="00441C2B" w:rsidDel="00EC786B">
          <w:rPr>
            <w:lang w:eastAsia="ko-KR"/>
          </w:rPr>
          <w:delText xml:space="preserve">of </w:delText>
        </w:r>
      </w:del>
      <w:r w:rsidRPr="00441C2B">
        <w:rPr>
          <w:lang w:eastAsia="ko-KR"/>
        </w:rPr>
        <w:t>window</w:t>
      </w:r>
      <w:ins w:id="209" w:author="Author">
        <w:r w:rsidRPr="00441C2B">
          <w:rPr>
            <w:lang w:eastAsia="ko-KR"/>
          </w:rPr>
          <w:t>,</w:t>
        </w:r>
      </w:ins>
      <w:r w:rsidRPr="00441C2B">
        <w:rPr>
          <w:lang w:eastAsia="ko-KR"/>
        </w:rPr>
        <w:t xml:space="preserve"> which is selected considering various size of nuclei, we calculate</w:t>
      </w:r>
      <w:ins w:id="210" w:author="Author">
        <w:r w:rsidRPr="00441C2B">
          <w:rPr>
            <w:lang w:eastAsia="ko-KR"/>
          </w:rPr>
          <w:t>d</w:t>
        </w:r>
      </w:ins>
      <w:r w:rsidRPr="00441C2B">
        <w:rPr>
          <w:lang w:eastAsia="ko-KR"/>
        </w:rPr>
        <w:t xml:space="preserve"> candidate box coordinate </w:t>
      </w:r>
      <m:oMath>
        <m:sSup>
          <m:sSupPr>
            <m:ctrlPr>
              <w:rPr>
                <w:rFonts w:ascii="Cambria Math" w:hAnsi="Cambria Math"/>
                <w:i/>
                <w:lang w:eastAsia="ko-KR"/>
              </w:rPr>
            </m:ctrlPr>
          </m:sSupPr>
          <m:e>
            <m:r>
              <w:rPr>
                <w:rFonts w:ascii="Cambria Math" w:hAnsi="Cambria Math"/>
                <w:lang w:eastAsia="ko-KR"/>
              </w:rPr>
              <m:t>B</m:t>
            </m:r>
          </m:e>
          <m:sup>
            <m:r>
              <w:rPr>
                <w:rFonts w:ascii="Cambria Math" w:hAnsi="Cambria Math"/>
                <w:lang w:eastAsia="ko-KR"/>
              </w:rPr>
              <m:t>t</m:t>
            </m:r>
          </m:sup>
        </m:sSup>
      </m:oMath>
      <w:r w:rsidRPr="00441C2B">
        <w:rPr>
          <w:lang w:eastAsia="ko-KR"/>
        </w:rPr>
        <w:t xml:space="preserve"> = </w:t>
      </w:r>
      <w:r w:rsidRPr="00441C2B">
        <w:t>(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t</m:t>
            </m:r>
          </m:sup>
        </m:sSubSup>
      </m:oMath>
      <w:r w:rsidRPr="00441C2B">
        <w:rPr>
          <w:sz w:val="16"/>
          <w:szCs w:val="16"/>
          <w:lang w:eastAsia="ko-KR"/>
        </w:rP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t</m:t>
            </m:r>
          </m:sup>
        </m:sSubSup>
        <m:r>
          <w:rPr>
            <w:rFonts w:ascii="Cambria Math" w:hAnsi="Cambria Math"/>
          </w:rPr>
          <m:t xml:space="preserve">, 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t</m:t>
            </m:r>
          </m:sup>
        </m:sSubSup>
        <m:r>
          <w:rPr>
            <w:rFonts w:ascii="Cambria Math" w:hAnsi="Cambria Math"/>
          </w:rPr>
          <m:t xml:space="preserve">, 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t</m:t>
            </m:r>
          </m:sup>
        </m:sSubSup>
      </m:oMath>
      <w:r w:rsidRPr="00441C2B">
        <w:t>) (</w:t>
      </w:r>
      <w:r w:rsidRPr="00441C2B">
        <w:rPr>
          <w:i/>
          <w:iCs/>
        </w:rPr>
        <w:t>t</w:t>
      </w:r>
      <w:r w:rsidRPr="00441C2B">
        <w:rPr>
          <w:i/>
          <w:iCs/>
          <w:sz w:val="22"/>
          <w:szCs w:val="22"/>
        </w:rPr>
        <w:t xml:space="preserve"> </w:t>
      </w:r>
      <w:r w:rsidRPr="00441C2B">
        <w:t>= 1, 2, …, T, T is the total number of boxes) in an image</w:t>
      </w:r>
      <w:r w:rsidRPr="00441C2B">
        <w:rPr>
          <w:lang w:eastAsia="ko-KR"/>
        </w:rPr>
        <w:t xml:space="preserve"> indicating the region </w:t>
      </w:r>
      <w:del w:id="211" w:author="Author">
        <w:r w:rsidRPr="00441C2B" w:rsidDel="00EC786B">
          <w:rPr>
            <w:lang w:eastAsia="ko-KR"/>
          </w:rPr>
          <w:delText xml:space="preserve">which </w:delText>
        </w:r>
      </w:del>
      <w:ins w:id="212" w:author="Author">
        <w:r w:rsidRPr="00441C2B">
          <w:rPr>
            <w:lang w:eastAsia="ko-KR"/>
          </w:rPr>
          <w:t xml:space="preserve">that </w:t>
        </w:r>
      </w:ins>
      <w:del w:id="213" w:author="Author">
        <w:r w:rsidRPr="00441C2B" w:rsidDel="008B52C0">
          <w:rPr>
            <w:lang w:eastAsia="ko-KR"/>
          </w:rPr>
          <w:delText xml:space="preserve">doesn’t </w:delText>
        </w:r>
      </w:del>
      <w:ins w:id="214" w:author="Author">
        <w:r w:rsidRPr="00441C2B">
          <w:rPr>
            <w:lang w:eastAsia="ko-KR"/>
          </w:rPr>
          <w:t xml:space="preserve">did not </w:t>
        </w:r>
      </w:ins>
      <w:r w:rsidRPr="00441C2B">
        <w:rPr>
          <w:lang w:eastAsia="ko-KR"/>
        </w:rPr>
        <w:t xml:space="preserve">overlap with </w:t>
      </w:r>
      <w:del w:id="215" w:author="Author">
        <w:r w:rsidRPr="00441C2B" w:rsidDel="008B52C0">
          <w:rPr>
            <w:lang w:eastAsia="ko-KR"/>
          </w:rPr>
          <w:delText xml:space="preserve">existed </w:delText>
        </w:r>
      </w:del>
      <w:ins w:id="216" w:author="Author">
        <w:r w:rsidRPr="00441C2B">
          <w:rPr>
            <w:lang w:eastAsia="ko-KR"/>
          </w:rPr>
          <w:t xml:space="preserve">existing </w:t>
        </w:r>
      </w:ins>
      <w:r w:rsidRPr="00441C2B">
        <w:rPr>
          <w:lang w:eastAsia="ko-KR"/>
        </w:rPr>
        <w:t xml:space="preserve">objects. Lastly, </w:t>
      </w:r>
      <w:ins w:id="217" w:author="Author">
        <w:r w:rsidRPr="00441C2B">
          <w:rPr>
            <w:lang w:eastAsia="ko-KR"/>
          </w:rPr>
          <w:t xml:space="preserve">a </w:t>
        </w:r>
      </w:ins>
      <w:r w:rsidRPr="00441C2B">
        <w:rPr>
          <w:lang w:eastAsia="ko-KR"/>
        </w:rPr>
        <w:t xml:space="preserve">nuclear subset </w:t>
      </w:r>
      <w:del w:id="218" w:author="Author">
        <w:r w:rsidRPr="00441C2B" w:rsidDel="008B52C0">
          <w:rPr>
            <w:lang w:eastAsia="ko-KR"/>
          </w:rPr>
          <w:delText xml:space="preserve">is </w:delText>
        </w:r>
      </w:del>
      <w:ins w:id="219" w:author="Author">
        <w:r w:rsidRPr="00441C2B">
          <w:rPr>
            <w:lang w:eastAsia="ko-KR"/>
          </w:rPr>
          <w:t xml:space="preserve">was </w:t>
        </w:r>
      </w:ins>
      <w:r w:rsidRPr="00441C2B">
        <w:rPr>
          <w:lang w:eastAsia="ko-KR"/>
        </w:rPr>
        <w:t xml:space="preserve">extracted from </w:t>
      </w:r>
      <w:ins w:id="220" w:author="Author">
        <w:r w:rsidRPr="00441C2B">
          <w:rPr>
            <w:lang w:eastAsia="ko-KR"/>
          </w:rPr>
          <w:t xml:space="preserve">the </w:t>
        </w:r>
      </w:ins>
      <w:r w:rsidRPr="00441C2B">
        <w:rPr>
          <w:lang w:eastAsia="ko-KR"/>
        </w:rPr>
        <w:t xml:space="preserve">nuclear set and pasted onto </w:t>
      </w:r>
      <m:oMath>
        <m:sSup>
          <m:sSupPr>
            <m:ctrlPr>
              <w:rPr>
                <w:rFonts w:ascii="Cambria Math" w:hAnsi="Cambria Math"/>
                <w:i/>
                <w:lang w:eastAsia="ko-KR"/>
              </w:rPr>
            </m:ctrlPr>
          </m:sSupPr>
          <m:e>
            <m:r>
              <w:rPr>
                <w:rFonts w:ascii="Cambria Math" w:hAnsi="Cambria Math"/>
                <w:lang w:eastAsia="ko-KR"/>
              </w:rPr>
              <m:t>B</m:t>
            </m:r>
          </m:e>
          <m:sup>
            <m:r>
              <w:rPr>
                <w:rFonts w:ascii="Cambria Math" w:hAnsi="Cambria Math"/>
                <w:lang w:eastAsia="ko-KR"/>
              </w:rPr>
              <m:t>t</m:t>
            </m:r>
          </m:sup>
        </m:sSup>
      </m:oMath>
      <w:r w:rsidRPr="00441C2B">
        <w:rPr>
          <w:rFonts w:hint="eastAsia"/>
          <w:lang w:eastAsia="ko-KR"/>
        </w:rPr>
        <w:t xml:space="preserve"> </w:t>
      </w:r>
      <w:r w:rsidRPr="00441C2B">
        <w:rPr>
          <w:lang w:eastAsia="ko-KR"/>
        </w:rPr>
        <w:t>individually. If the pasted</w:t>
      </w:r>
      <w:ins w:id="221" w:author="Author">
        <w:r w:rsidRPr="00441C2B">
          <w:rPr>
            <w:lang w:eastAsia="ko-KR"/>
          </w:rPr>
          <w:t xml:space="preserve"> </w:t>
        </w:r>
      </w:ins>
      <w:del w:id="222" w:author="Author">
        <w:r w:rsidRPr="00441C2B" w:rsidDel="00F42DA4">
          <w:rPr>
            <w:lang w:eastAsia="ko-KR"/>
          </w:rPr>
          <w:delText xml:space="preserve"> </w:delText>
        </w:r>
      </w:del>
      <w:r w:rsidRPr="00441C2B">
        <w:rPr>
          <w:lang w:eastAsia="ko-KR"/>
        </w:rPr>
        <w:t>object still overlap</w:t>
      </w:r>
      <w:ins w:id="223" w:author="Author">
        <w:r w:rsidRPr="00441C2B">
          <w:rPr>
            <w:lang w:eastAsia="ko-KR"/>
          </w:rPr>
          <w:t>ped</w:t>
        </w:r>
      </w:ins>
      <w:r w:rsidRPr="00441C2B">
        <w:rPr>
          <w:lang w:eastAsia="ko-KR"/>
        </w:rPr>
        <w:t xml:space="preserve"> with </w:t>
      </w:r>
      <w:del w:id="224" w:author="Author">
        <w:r w:rsidRPr="00441C2B" w:rsidDel="008B52C0">
          <w:rPr>
            <w:lang w:eastAsia="ko-KR"/>
          </w:rPr>
          <w:delText xml:space="preserve">existed </w:delText>
        </w:r>
      </w:del>
      <w:ins w:id="225" w:author="Author">
        <w:r w:rsidRPr="00441C2B">
          <w:rPr>
            <w:lang w:eastAsia="ko-KR"/>
          </w:rPr>
          <w:t xml:space="preserve">existing </w:t>
        </w:r>
      </w:ins>
      <w:r w:rsidRPr="00441C2B">
        <w:rPr>
          <w:lang w:eastAsia="ko-KR"/>
        </w:rPr>
        <w:t>objects, it</w:t>
      </w:r>
      <w:del w:id="226" w:author="Author">
        <w:r w:rsidRPr="00441C2B" w:rsidDel="008B52C0">
          <w:rPr>
            <w:lang w:eastAsia="ko-KR"/>
          </w:rPr>
          <w:delText>’s</w:delText>
        </w:r>
      </w:del>
      <w:r w:rsidRPr="00441C2B">
        <w:rPr>
          <w:lang w:eastAsia="ko-KR"/>
        </w:rPr>
        <w:t xml:space="preserve"> </w:t>
      </w:r>
      <w:ins w:id="227" w:author="Author">
        <w:del w:id="228" w:author="안희영" w:date="2022-04-15T09:36:00Z">
          <w:r w:rsidRPr="00441C2B" w:rsidDel="00165E76">
            <w:rPr>
              <w:lang w:eastAsia="ko-KR"/>
            </w:rPr>
            <w:delText>was</w:delText>
          </w:r>
        </w:del>
        <w:r w:rsidRPr="00441C2B">
          <w:rPr>
            <w:lang w:eastAsia="ko-KR"/>
          </w:rPr>
          <w:t xml:space="preserve"> </w:t>
        </w:r>
      </w:ins>
      <w:commentRangeStart w:id="229"/>
      <w:r w:rsidRPr="00441C2B">
        <w:rPr>
          <w:lang w:eastAsia="ko-KR"/>
        </w:rPr>
        <w:t>skipped</w:t>
      </w:r>
      <w:commentRangeEnd w:id="229"/>
      <w:r w:rsidRPr="00441C2B">
        <w:rPr>
          <w:rStyle w:val="affa"/>
        </w:rPr>
        <w:commentReference w:id="229"/>
      </w:r>
      <w:r w:rsidRPr="00441C2B">
        <w:rPr>
          <w:lang w:eastAsia="ko-KR"/>
        </w:rPr>
        <w:t>.</w:t>
      </w:r>
    </w:p>
    <w:p w14:paraId="571A498B" w14:textId="77777777" w:rsidR="00D05980" w:rsidRPr="003878A1" w:rsidRDefault="00D05980" w:rsidP="00D05980">
      <w:pPr>
        <w:pStyle w:val="ab"/>
        <w:rPr>
          <w:sz w:val="22"/>
          <w:szCs w:val="22"/>
          <w:lang w:eastAsia="ko-KR"/>
          <w:rPrChange w:id="230" w:author="안희영" w:date="2022-04-15T10:48:00Z">
            <w:rPr>
              <w:lang w:eastAsia="ko-KR"/>
            </w:rPr>
          </w:rPrChange>
        </w:rPr>
      </w:pPr>
    </w:p>
    <w:p w14:paraId="268441B9" w14:textId="554A8917" w:rsidR="00D05980" w:rsidRDefault="00D05980" w:rsidP="00D05980">
      <w:pPr>
        <w:pStyle w:val="ab"/>
        <w:rPr>
          <w:ins w:id="231" w:author="안희영" w:date="2022-04-15T09:33:00Z"/>
          <w:b/>
          <w:bCs/>
          <w:lang w:eastAsia="ko-KR"/>
        </w:rPr>
      </w:pPr>
      <w:r w:rsidRPr="00441C2B">
        <w:rPr>
          <w:rFonts w:hint="eastAsia"/>
          <w:b/>
          <w:bCs/>
          <w:lang w:eastAsia="ko-KR"/>
        </w:rPr>
        <w:t>A</w:t>
      </w:r>
      <w:r w:rsidRPr="00441C2B">
        <w:rPr>
          <w:b/>
          <w:bCs/>
          <w:lang w:eastAsia="ko-KR"/>
        </w:rPr>
        <w:t>djusting the number of boxes to use</w:t>
      </w:r>
    </w:p>
    <w:p w14:paraId="277A14F1" w14:textId="13F3A99E" w:rsidR="00B203C3" w:rsidRPr="00441C2B" w:rsidRDefault="00B203C3" w:rsidP="00D05980">
      <w:pPr>
        <w:pStyle w:val="ab"/>
        <w:rPr>
          <w:b/>
          <w:bCs/>
          <w:lang w:eastAsia="ko-KR"/>
        </w:rPr>
      </w:pPr>
      <w:ins w:id="232" w:author="안희영" w:date="2022-04-15T09:33:00Z">
        <w:r w:rsidRPr="00441C2B">
          <w:rPr>
            <w:rFonts w:hint="eastAsia"/>
            <w:lang w:eastAsia="ko-KR"/>
          </w:rPr>
          <w:t>T</w:t>
        </w:r>
        <w:r w:rsidRPr="00441C2B">
          <w:rPr>
            <w:lang w:eastAsia="ko-KR"/>
          </w:rPr>
          <w:t xml:space="preserve">o provide more regularization to the model, we set </w:t>
        </w:r>
        <w:r w:rsidRPr="00441C2B">
          <w:t>α from</w:t>
        </w:r>
      </w:ins>
    </w:p>
    <w:p w14:paraId="6D0E9D73" w14:textId="5D1A2CF2" w:rsidR="00A108EC" w:rsidRDefault="00A108EC" w:rsidP="00D05980">
      <w:pPr>
        <w:pStyle w:val="ab"/>
        <w:rPr>
          <w:ins w:id="233" w:author="안희영" w:date="2022-04-15T14:06:00Z"/>
          <w:lang w:eastAsia="ko-KR"/>
        </w:rPr>
        <w:sectPr w:rsidR="00A108EC">
          <w:type w:val="continuous"/>
          <w:pgSz w:w="12240" w:h="15840" w:code="1"/>
          <w:pgMar w:top="1411" w:right="1080" w:bottom="1411" w:left="1080" w:header="720" w:footer="720" w:gutter="0"/>
          <w:cols w:num="2" w:space="346"/>
        </w:sectPr>
      </w:pPr>
    </w:p>
    <w:p w14:paraId="64BB2D3A" w14:textId="74626DEC" w:rsidR="00A108EC" w:rsidRDefault="003B3A85" w:rsidP="00D05980">
      <w:pPr>
        <w:pStyle w:val="ab"/>
        <w:rPr>
          <w:ins w:id="234" w:author="안희영" w:date="2022-04-15T14:06:00Z"/>
          <w:lang w:eastAsia="ko-KR"/>
        </w:rPr>
        <w:sectPr w:rsidR="00A108EC" w:rsidSect="00A108EC">
          <w:type w:val="continuous"/>
          <w:pgSz w:w="12240" w:h="15840" w:code="1"/>
          <w:pgMar w:top="1411" w:right="1080" w:bottom="1411" w:left="1080" w:header="720" w:footer="720" w:gutter="0"/>
          <w:cols w:num="1" w:space="346"/>
          <w:sectPrChange w:id="235" w:author="안희영" w:date="2022-04-15T14:06:00Z">
            <w:sectPr w:rsidR="00A108EC" w:rsidSect="00A108EC">
              <w:pgMar w:top="1411" w:right="1080" w:bottom="1411" w:left="1080" w:header="720" w:footer="720" w:gutter="0"/>
              <w:cols w:num="2"/>
            </w:sectPr>
          </w:sectPrChange>
        </w:sectPr>
      </w:pPr>
      <w:ins w:id="236" w:author="안희영" w:date="2022-04-15T14:10:00Z">
        <w:r>
          <w:rPr>
            <w:noProof/>
            <w:lang w:eastAsia="ko-KR"/>
          </w:rPr>
          <w:lastRenderedPageBreak/>
          <w:drawing>
            <wp:anchor distT="0" distB="0" distL="114300" distR="114300" simplePos="0" relativeHeight="251671552" behindDoc="0" locked="0" layoutInCell="1" allowOverlap="1" wp14:anchorId="40FBA4B8" wp14:editId="2137B744">
              <wp:simplePos x="0" y="0"/>
              <wp:positionH relativeFrom="margin">
                <wp:align>center</wp:align>
              </wp:positionH>
              <wp:positionV relativeFrom="paragraph">
                <wp:posOffset>4445</wp:posOffset>
              </wp:positionV>
              <wp:extent cx="4455795" cy="4469765"/>
              <wp:effectExtent l="0" t="0" r="1905" b="6985"/>
              <wp:wrapTopAndBottom/>
              <wp:docPr id="4" name="그림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1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455795" cy="44697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ins>
      <w:r w:rsidR="00A108EC" w:rsidRPr="00441C2B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DA43B2C" wp14:editId="390E0A0A">
                <wp:simplePos x="0" y="0"/>
                <wp:positionH relativeFrom="margin">
                  <wp:posOffset>912467</wp:posOffset>
                </wp:positionH>
                <wp:positionV relativeFrom="paragraph">
                  <wp:posOffset>4441446</wp:posOffset>
                </wp:positionV>
                <wp:extent cx="4519930" cy="298450"/>
                <wp:effectExtent l="0" t="0" r="0" b="6350"/>
                <wp:wrapTopAndBottom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9930" cy="2984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94D681" w14:textId="77777777" w:rsidR="00D05980" w:rsidRPr="00441C2B" w:rsidRDefault="00D05980" w:rsidP="00D05980">
                            <w:pPr>
                              <w:pStyle w:val="ae"/>
                              <w:rPr>
                                <w:sz w:val="18"/>
                              </w:rPr>
                            </w:pPr>
                            <w:r w:rsidRPr="00441C2B">
                              <w:rPr>
                                <w:b/>
                                <w:bCs/>
                              </w:rPr>
                              <w:t>Fig.  1</w:t>
                            </w:r>
                            <w:r w:rsidRPr="00441C2B">
                              <w:t>. Overall process for our proposed augmentation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DA43B2C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71.85pt;margin-top:349.7pt;width:355.9pt;height:23.5pt;z-index:2516674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" stroked="f">
                <v:textbox style="mso-fit-shape-to-text:t" inset="0,0,0,0">
                  <w:txbxContent>
                    <w:p w14:paraId="1594D681" w14:textId="77777777" w:rsidR="00D05980" w:rsidRPr="00441C2B" w:rsidRDefault="00D05980" w:rsidP="00D05980">
                      <w:pPr>
                        <w:pStyle w:val="ae"/>
                        <w:rPr>
                          <w:sz w:val="18"/>
                        </w:rPr>
                      </w:pPr>
                      <w:r w:rsidRPr="00441C2B">
                        <w:rPr>
                          <w:b/>
                          <w:bCs/>
                        </w:rPr>
                        <w:t>Fig.  1</w:t>
                      </w:r>
                      <w:r w:rsidRPr="00441C2B">
                        <w:t>. Overall process for our proposed augmentation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022A380B" w14:textId="1DE34F52" w:rsidR="00B203C3" w:rsidRDefault="00B203C3" w:rsidP="00D05980">
      <w:pPr>
        <w:pStyle w:val="ab"/>
        <w:rPr>
          <w:ins w:id="237" w:author="안희영" w:date="2022-04-15T09:33:00Z"/>
          <w:lang w:eastAsia="ko-KR"/>
        </w:rPr>
      </w:pPr>
    </w:p>
    <w:p w14:paraId="3ADA2316" w14:textId="25793D83" w:rsidR="00D05980" w:rsidRPr="00441C2B" w:rsidDel="00B203C3" w:rsidRDefault="00D05980" w:rsidP="00D05980">
      <w:pPr>
        <w:pStyle w:val="ab"/>
        <w:rPr>
          <w:del w:id="238" w:author="안희영" w:date="2022-04-15T09:33:00Z"/>
        </w:rPr>
      </w:pPr>
      <w:del w:id="239" w:author="안희영" w:date="2022-04-15T09:33:00Z">
        <w:r w:rsidRPr="00441C2B" w:rsidDel="00B203C3">
          <w:rPr>
            <w:rFonts w:hint="eastAsia"/>
            <w:lang w:eastAsia="ko-KR"/>
          </w:rPr>
          <w:delText>T</w:delText>
        </w:r>
        <w:r w:rsidRPr="00441C2B" w:rsidDel="00B203C3">
          <w:rPr>
            <w:lang w:eastAsia="ko-KR"/>
          </w:rPr>
          <w:delText xml:space="preserve">o give </w:delText>
        </w:r>
      </w:del>
      <w:ins w:id="240" w:author="Author">
        <w:del w:id="241" w:author="안희영" w:date="2022-04-15T09:33:00Z">
          <w:r w:rsidRPr="00441C2B" w:rsidDel="00B203C3">
            <w:rPr>
              <w:lang w:eastAsia="ko-KR"/>
            </w:rPr>
            <w:delText xml:space="preserve">provide </w:delText>
          </w:r>
        </w:del>
      </w:ins>
      <w:del w:id="242" w:author="안희영" w:date="2022-04-15T09:33:00Z">
        <w:r w:rsidRPr="00441C2B" w:rsidDel="00B203C3">
          <w:rPr>
            <w:lang w:eastAsia="ko-KR"/>
          </w:rPr>
          <w:delText xml:space="preserve">more regularization to </w:delText>
        </w:r>
      </w:del>
      <w:ins w:id="243" w:author="Author">
        <w:del w:id="244" w:author="안희영" w:date="2022-04-15T09:33:00Z">
          <w:r w:rsidRPr="00441C2B" w:rsidDel="00B203C3">
            <w:rPr>
              <w:lang w:eastAsia="ko-KR"/>
            </w:rPr>
            <w:delText xml:space="preserve">the </w:delText>
          </w:r>
        </w:del>
      </w:ins>
      <w:del w:id="245" w:author="안희영" w:date="2022-04-15T09:33:00Z">
        <w:r w:rsidRPr="00441C2B" w:rsidDel="00B203C3">
          <w:rPr>
            <w:lang w:eastAsia="ko-KR"/>
          </w:rPr>
          <w:delText xml:space="preserve">model, we set </w:delText>
        </w:r>
        <w:r w:rsidRPr="00441C2B" w:rsidDel="00B203C3">
          <w:delText xml:space="preserve">α from </w:delText>
        </w:r>
      </w:del>
      <w:r w:rsidRPr="00441C2B">
        <w:t>uniform</w:t>
      </w:r>
      <w:ins w:id="246" w:author="안희영" w:date="2022-04-14T13:43:00Z">
        <w:r w:rsidR="00CB49A8">
          <w:t xml:space="preserve"> </w:t>
        </w:r>
        <w:r w:rsidR="00CB49A8" w:rsidRPr="00441C2B">
          <w:t>distribution (0, 1), which is an indicator</w:t>
        </w:r>
        <w:r w:rsidR="00CB49A8">
          <w:t xml:space="preserve"> for adjusting</w:t>
        </w:r>
      </w:ins>
    </w:p>
    <w:p w14:paraId="5D80C467" w14:textId="4E060A72" w:rsidR="00D05980" w:rsidRPr="00441C2B" w:rsidRDefault="00D05980" w:rsidP="00D05980">
      <w:pPr>
        <w:pStyle w:val="ab"/>
      </w:pPr>
      <w:del w:id="247" w:author="안희영" w:date="2022-04-13T17:10:00Z">
        <w:r w:rsidRPr="00441C2B" w:rsidDel="00FE3C7C">
          <w:rPr>
            <w:noProof/>
            <w:sz w:val="18"/>
          </w:rPr>
          <w:drawing>
            <wp:anchor distT="0" distB="0" distL="114300" distR="114300" simplePos="0" relativeHeight="251666432" behindDoc="0" locked="0" layoutInCell="1" allowOverlap="1" wp14:anchorId="6C5069AB" wp14:editId="5FE018E7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4519930" cy="4556125"/>
              <wp:effectExtent l="0" t="0" r="0" b="0"/>
              <wp:wrapTopAndBottom/>
              <wp:docPr id="3" name="그림 3" descr="A picture containing diagram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" name="그림 3" descr="A picture containing diagram&#10;&#10;Description automatically generated"/>
                      <pic:cNvPicPr>
                        <a:picLocks noChangeAspect="1" noChangeArrowheads="1"/>
                      </pic:cNvPicPr>
                    </pic:nvPicPr>
                    <pic:blipFill>
                      <a:blip r:embed="rId1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519930" cy="45561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del>
    </w:p>
    <w:p w14:paraId="2FFB9336" w14:textId="15B4010C" w:rsidR="00D05980" w:rsidRPr="00441C2B" w:rsidDel="00F42DA4" w:rsidRDefault="00D05980" w:rsidP="00D05980">
      <w:pPr>
        <w:pStyle w:val="ab"/>
        <w:rPr>
          <w:del w:id="248" w:author="Author"/>
        </w:rPr>
      </w:pPr>
      <w:del w:id="249" w:author="안희영" w:date="2022-04-14T10:59:00Z">
        <w:r w:rsidRPr="00441C2B" w:rsidDel="007D046C">
          <w:rPr>
            <w:rFonts w:hint="eastAsia"/>
            <w:lang w:eastAsia="ko-KR"/>
          </w:rPr>
          <w:delText>T</w:delText>
        </w:r>
        <w:r w:rsidRPr="00441C2B" w:rsidDel="007D046C">
          <w:rPr>
            <w:lang w:eastAsia="ko-KR"/>
          </w:rPr>
          <w:delText xml:space="preserve">o give more regularization to </w:delText>
        </w:r>
      </w:del>
      <w:ins w:id="250" w:author="Author">
        <w:del w:id="251" w:author="안희영" w:date="2022-04-14T10:59:00Z">
          <w:r w:rsidRPr="00441C2B" w:rsidDel="007D046C">
            <w:rPr>
              <w:lang w:eastAsia="ko-KR"/>
            </w:rPr>
            <w:delText xml:space="preserve">the </w:delText>
          </w:r>
        </w:del>
      </w:ins>
      <w:del w:id="252" w:author="안희영" w:date="2022-04-14T10:59:00Z">
        <w:r w:rsidRPr="00441C2B" w:rsidDel="007D046C">
          <w:rPr>
            <w:lang w:eastAsia="ko-KR"/>
          </w:rPr>
          <w:delText xml:space="preserve">model, we set </w:delText>
        </w:r>
        <w:r w:rsidRPr="00441C2B" w:rsidDel="007D046C">
          <w:delText xml:space="preserve">α from uniform </w:delText>
        </w:r>
      </w:del>
      <w:del w:id="253" w:author="안희영" w:date="2022-04-14T13:43:00Z">
        <w:r w:rsidRPr="00441C2B" w:rsidDel="00CB49A8">
          <w:delText>distribution (0, 1)</w:delText>
        </w:r>
      </w:del>
      <w:ins w:id="254" w:author="Author">
        <w:del w:id="255" w:author="안희영" w:date="2022-04-14T13:43:00Z">
          <w:r w:rsidRPr="00441C2B" w:rsidDel="00CB49A8">
            <w:delText>,</w:delText>
          </w:r>
        </w:del>
      </w:ins>
      <w:del w:id="256" w:author="안희영" w:date="2022-04-14T13:43:00Z">
        <w:r w:rsidRPr="00441C2B" w:rsidDel="00CB49A8">
          <w:delText xml:space="preserve"> which is an indicator </w:delText>
        </w:r>
      </w:del>
      <w:ins w:id="257" w:author="Author">
        <w:del w:id="258" w:author="안희영" w:date="2022-04-14T13:43:00Z">
          <w:r w:rsidRPr="00441C2B" w:rsidDel="00CB49A8">
            <w:delText xml:space="preserve">for </w:delText>
          </w:r>
        </w:del>
      </w:ins>
      <w:del w:id="259" w:author="안희영" w:date="2022-04-14T13:43:00Z">
        <w:r w:rsidRPr="00441C2B" w:rsidDel="00CB49A8">
          <w:delText xml:space="preserve">adjusting </w:delText>
        </w:r>
      </w:del>
      <w:r w:rsidRPr="00441C2B">
        <w:t xml:space="preserve">the number of candidate boxes </w:t>
      </w:r>
      <w:del w:id="260" w:author="Author">
        <w:r w:rsidRPr="00441C2B" w:rsidDel="00EC786B">
          <w:delText xml:space="preserve">to </w:delText>
        </w:r>
      </w:del>
      <w:ins w:id="261" w:author="Author">
        <w:r w:rsidRPr="00441C2B">
          <w:t xml:space="preserve">that can be </w:t>
        </w:r>
      </w:ins>
      <w:r w:rsidRPr="00441C2B">
        <w:t>use</w:t>
      </w:r>
      <w:ins w:id="262" w:author="Author">
        <w:r w:rsidRPr="00441C2B">
          <w:t>d</w:t>
        </w:r>
      </w:ins>
      <w:r w:rsidRPr="00441C2B">
        <w:t>.</w:t>
      </w:r>
      <w:r w:rsidRPr="00441C2B">
        <w:rPr>
          <w:lang w:eastAsia="ko-KR"/>
        </w:rPr>
        <w:t xml:space="preserve"> Then</w:t>
      </w:r>
      <w:ins w:id="263" w:author="Author">
        <w:r w:rsidRPr="00441C2B">
          <w:rPr>
            <w:lang w:eastAsia="ko-KR"/>
          </w:rPr>
          <w:t>,</w:t>
        </w:r>
      </w:ins>
      <w:r w:rsidRPr="00441C2B">
        <w:rPr>
          <w:lang w:eastAsia="ko-KR"/>
        </w:rPr>
        <w:t xml:space="preserve"> </w:t>
      </w:r>
      <w:r w:rsidRPr="00441C2B">
        <w:t xml:space="preserve">random boxes </w:t>
      </w:r>
      <w:del w:id="264" w:author="Author">
        <w:r w:rsidRPr="00441C2B" w:rsidDel="00F42DA4">
          <w:delText xml:space="preserve">are </w:delText>
        </w:r>
      </w:del>
      <w:ins w:id="265" w:author="Author">
        <w:r w:rsidRPr="00441C2B">
          <w:t xml:space="preserve">were </w:t>
        </w:r>
      </w:ins>
      <w:r w:rsidRPr="00441C2B">
        <w:t xml:space="preserve">selected by the value of αT from total candidate boxes. For </w:t>
      </w:r>
      <w:ins w:id="266" w:author="Author">
        <w:r w:rsidRPr="00441C2B">
          <w:t xml:space="preserve">the </w:t>
        </w:r>
      </w:ins>
      <w:r w:rsidRPr="00441C2B">
        <w:t xml:space="preserve">selected </w:t>
      </w:r>
      <w:r w:rsidRPr="00441C2B">
        <w:rPr>
          <w:i/>
          <w:iCs/>
        </w:rPr>
        <w:t>t</w:t>
      </w:r>
      <w:r w:rsidRPr="00441C2B">
        <w:t xml:space="preserve"> </w:t>
      </w:r>
      <w:proofErr w:type="spellStart"/>
      <w:r w:rsidRPr="00441C2B">
        <w:t>th</w:t>
      </w:r>
      <w:proofErr w:type="spellEnd"/>
      <w:ins w:id="267" w:author="Author">
        <w:r w:rsidRPr="00441C2B">
          <w:t xml:space="preserve"> </w:t>
        </w:r>
      </w:ins>
    </w:p>
    <w:p w14:paraId="614B58C1" w14:textId="28DF2C06" w:rsidR="00D05980" w:rsidRPr="00441C2B" w:rsidDel="00D2394E" w:rsidRDefault="00D05980" w:rsidP="00D05980">
      <w:pPr>
        <w:pStyle w:val="ab"/>
        <w:rPr>
          <w:del w:id="268" w:author="안희영" w:date="2022-04-14T10:52:00Z"/>
        </w:rPr>
      </w:pPr>
      <w:r w:rsidRPr="00441C2B">
        <w:rPr>
          <w:lang w:eastAsia="ko-KR"/>
        </w:rPr>
        <w:t xml:space="preserve">candidate box in random boxes, we </w:t>
      </w:r>
      <w:del w:id="269" w:author="Author">
        <w:r w:rsidRPr="00441C2B" w:rsidDel="00EC786B">
          <w:rPr>
            <w:lang w:eastAsia="ko-KR"/>
          </w:rPr>
          <w:delText xml:space="preserve">just </w:delText>
        </w:r>
      </w:del>
      <w:r w:rsidRPr="00441C2B">
        <w:rPr>
          <w:lang w:eastAsia="ko-KR"/>
        </w:rPr>
        <w:t>fill</w:t>
      </w:r>
      <w:ins w:id="270" w:author="Author">
        <w:r w:rsidRPr="00441C2B">
          <w:rPr>
            <w:lang w:eastAsia="ko-KR"/>
          </w:rPr>
          <w:t>ed</w:t>
        </w:r>
      </w:ins>
      <w:r w:rsidRPr="00441C2B">
        <w:rPr>
          <w:lang w:eastAsia="ko-KR"/>
        </w:rPr>
        <w:t xml:space="preserve"> the box region with a nuclear object extracted from nuclear subset. </w:t>
      </w:r>
      <w:del w:id="271" w:author="Author">
        <w:r w:rsidRPr="00441C2B" w:rsidDel="00EC786B">
          <w:rPr>
            <w:lang w:eastAsia="ko-KR"/>
          </w:rPr>
          <w:delText>Unlike</w:delText>
        </w:r>
        <w:r w:rsidRPr="00441C2B" w:rsidDel="00EC786B">
          <w:rPr>
            <w:sz w:val="8"/>
            <w:szCs w:val="8"/>
            <w:lang w:eastAsia="ko-KR"/>
          </w:rPr>
          <w:delText xml:space="preserve"> </w:delText>
        </w:r>
      </w:del>
      <w:ins w:id="272" w:author="Author">
        <w:r w:rsidRPr="00441C2B">
          <w:rPr>
            <w:lang w:eastAsia="ko-KR"/>
          </w:rPr>
          <w:t xml:space="preserve">In contrast to the technique </w:t>
        </w:r>
        <w:proofErr w:type="gramStart"/>
        <w:r w:rsidRPr="00441C2B">
          <w:rPr>
            <w:lang w:eastAsia="ko-KR"/>
          </w:rPr>
          <w:t xml:space="preserve">in </w:t>
        </w:r>
        <w:r w:rsidRPr="00441C2B">
          <w:rPr>
            <w:sz w:val="8"/>
            <w:szCs w:val="8"/>
            <w:lang w:eastAsia="ko-KR"/>
          </w:rPr>
          <w:t xml:space="preserve"> </w:t>
        </w:r>
      </w:ins>
      <w:r w:rsidRPr="00441C2B">
        <w:rPr>
          <w:lang w:eastAsia="ko-KR"/>
        </w:rPr>
        <w:t>[</w:t>
      </w:r>
      <w:proofErr w:type="gramEnd"/>
      <w:r w:rsidRPr="00441C2B">
        <w:rPr>
          <w:lang w:eastAsia="ko-KR"/>
        </w:rPr>
        <w:t>1]</w:t>
      </w:r>
      <w:ins w:id="273" w:author="Author">
        <w:r w:rsidRPr="00441C2B">
          <w:rPr>
            <w:lang w:eastAsia="ko-KR"/>
          </w:rPr>
          <w:t>,</w:t>
        </w:r>
      </w:ins>
      <w:ins w:id="274" w:author="안희영" w:date="2022-04-14T10:52:00Z">
        <w:r w:rsidR="00D2394E">
          <w:rPr>
            <w:iCs/>
            <w:lang w:eastAsia="ko-KR"/>
          </w:rPr>
          <w:t xml:space="preserve"> </w:t>
        </w:r>
      </w:ins>
    </w:p>
    <w:p w14:paraId="2298D1A9" w14:textId="14A8AC5D" w:rsidR="00D05980" w:rsidRPr="00441C2B" w:rsidDel="00D2394E" w:rsidRDefault="00D05980" w:rsidP="00D05980">
      <w:pPr>
        <w:pStyle w:val="ab"/>
        <w:rPr>
          <w:del w:id="275" w:author="안희영" w:date="2022-04-14T10:52:00Z"/>
        </w:rPr>
      </w:pPr>
      <w:r w:rsidRPr="00441C2B">
        <w:rPr>
          <w:iCs/>
          <w:lang w:eastAsia="ko-KR"/>
        </w:rPr>
        <w:t xml:space="preserve">which applied </w:t>
      </w:r>
      <w:del w:id="276" w:author="Author">
        <w:r w:rsidRPr="00441C2B" w:rsidDel="00F42DA4">
          <w:rPr>
            <w:iCs/>
            <w:lang w:eastAsia="ko-KR"/>
          </w:rPr>
          <w:delText>large or small scale</w:delText>
        </w:r>
      </w:del>
      <w:ins w:id="277" w:author="Author">
        <w:r w:rsidRPr="00441C2B">
          <w:rPr>
            <w:iCs/>
            <w:lang w:eastAsia="ko-KR"/>
          </w:rPr>
          <w:t>large- or small-scale</w:t>
        </w:r>
      </w:ins>
      <w:r w:rsidRPr="00441C2B">
        <w:rPr>
          <w:iCs/>
          <w:lang w:eastAsia="ko-KR"/>
        </w:rPr>
        <w:t xml:space="preserve"> jittering to pasted objects,</w:t>
      </w:r>
      <w:ins w:id="278" w:author="안희영" w:date="2022-04-14T10:52:00Z">
        <w:r w:rsidR="00D2394E">
          <w:rPr>
            <w:iCs/>
            <w:lang w:eastAsia="ko-KR"/>
          </w:rPr>
          <w:t xml:space="preserve"> </w:t>
        </w:r>
      </w:ins>
    </w:p>
    <w:p w14:paraId="5BB0094C" w14:textId="77777777" w:rsidR="00D05980" w:rsidRPr="00441C2B" w:rsidRDefault="00D05980" w:rsidP="00D05980">
      <w:pPr>
        <w:pStyle w:val="ab"/>
      </w:pPr>
      <w:r w:rsidRPr="00441C2B">
        <w:rPr>
          <w:iCs/>
          <w:lang w:eastAsia="ko-KR"/>
        </w:rPr>
        <w:t xml:space="preserve">we </w:t>
      </w:r>
      <w:del w:id="279" w:author="Author">
        <w:r w:rsidRPr="00441C2B" w:rsidDel="00EC786B">
          <w:rPr>
            <w:iCs/>
            <w:lang w:eastAsia="ko-KR"/>
          </w:rPr>
          <w:delText xml:space="preserve">just </w:delText>
        </w:r>
        <w:r w:rsidRPr="00441C2B" w:rsidDel="00F42DA4">
          <w:rPr>
            <w:iCs/>
            <w:lang w:eastAsia="ko-KR"/>
          </w:rPr>
          <w:delText xml:space="preserve">apply </w:delText>
        </w:r>
      </w:del>
      <w:ins w:id="280" w:author="Author">
        <w:r w:rsidRPr="00441C2B">
          <w:rPr>
            <w:iCs/>
            <w:lang w:eastAsia="ko-KR"/>
          </w:rPr>
          <w:t xml:space="preserve">applied </w:t>
        </w:r>
      </w:ins>
      <w:r w:rsidRPr="00441C2B">
        <w:rPr>
          <w:iCs/>
          <w:lang w:eastAsia="ko-KR"/>
        </w:rPr>
        <w:t>horizontal</w:t>
      </w:r>
      <w:ins w:id="281" w:author="Author">
        <w:r w:rsidRPr="00441C2B">
          <w:rPr>
            <w:iCs/>
            <w:lang w:eastAsia="ko-KR"/>
          </w:rPr>
          <w:t xml:space="preserve"> and</w:t>
        </w:r>
      </w:ins>
      <w:del w:id="282" w:author="Author">
        <w:r w:rsidRPr="00441C2B" w:rsidDel="00EC786B">
          <w:rPr>
            <w:iCs/>
            <w:lang w:eastAsia="ko-KR"/>
          </w:rPr>
          <w:delText>,</w:delText>
        </w:r>
      </w:del>
      <w:r w:rsidRPr="00441C2B">
        <w:rPr>
          <w:iCs/>
          <w:lang w:eastAsia="ko-KR"/>
        </w:rPr>
        <w:t xml:space="preserve"> vertical flip. </w:t>
      </w:r>
      <w:r w:rsidRPr="00441C2B">
        <w:t xml:space="preserve">αT </w:t>
      </w:r>
      <w:del w:id="283" w:author="Author">
        <w:r w:rsidRPr="00441C2B" w:rsidDel="00F42DA4">
          <w:delText xml:space="preserve">is </w:delText>
        </w:r>
      </w:del>
      <w:ins w:id="284" w:author="Author">
        <w:r w:rsidRPr="00441C2B">
          <w:t xml:space="preserve">was </w:t>
        </w:r>
      </w:ins>
      <w:r w:rsidRPr="00441C2B">
        <w:t xml:space="preserve">converted to </w:t>
      </w:r>
      <w:ins w:id="285" w:author="Author">
        <w:r w:rsidRPr="00441C2B">
          <w:t xml:space="preserve">an </w:t>
        </w:r>
      </w:ins>
      <w:r w:rsidRPr="00441C2B">
        <w:t>integer by rounding</w:t>
      </w:r>
      <w:r w:rsidRPr="00441C2B">
        <w:rPr>
          <w:rFonts w:hint="eastAsia"/>
          <w:iCs/>
          <w:lang w:eastAsia="ko-KR"/>
        </w:rPr>
        <w:t xml:space="preserve"> </w:t>
      </w:r>
      <w:r w:rsidRPr="00441C2B">
        <w:t xml:space="preserve">computation if its data </w:t>
      </w:r>
      <w:del w:id="286" w:author="Author">
        <w:r w:rsidRPr="00441C2B" w:rsidDel="00EC786B">
          <w:delText xml:space="preserve">type </w:delText>
        </w:r>
        <w:r w:rsidRPr="00441C2B" w:rsidDel="00F42DA4">
          <w:delText xml:space="preserve">is </w:delText>
        </w:r>
      </w:del>
      <w:ins w:id="287" w:author="Author">
        <w:r w:rsidRPr="00441C2B">
          <w:t xml:space="preserve">was of </w:t>
        </w:r>
      </w:ins>
      <w:r w:rsidRPr="00441C2B">
        <w:t>float</w:t>
      </w:r>
      <w:ins w:id="288" w:author="Author">
        <w:r w:rsidRPr="00441C2B">
          <w:t>ing type</w:t>
        </w:r>
      </w:ins>
      <w:r w:rsidRPr="00441C2B">
        <w:t>.</w:t>
      </w:r>
    </w:p>
    <w:p w14:paraId="0B619EB3" w14:textId="2D0C6CA2" w:rsidR="00D05980" w:rsidRPr="00441C2B" w:rsidRDefault="00D05980" w:rsidP="00D05980">
      <w:pPr>
        <w:pStyle w:val="ab"/>
      </w:pPr>
    </w:p>
    <w:p w14:paraId="3B11F6B2" w14:textId="02B16DE0" w:rsidR="00D05980" w:rsidRPr="00441C2B" w:rsidRDefault="00D05980" w:rsidP="00D05980">
      <w:pPr>
        <w:pStyle w:val="ab"/>
        <w:rPr>
          <w:b/>
          <w:bCs/>
          <w:lang w:eastAsia="ko-KR"/>
        </w:rPr>
      </w:pPr>
      <w:r w:rsidRPr="00441C2B">
        <w:rPr>
          <w:b/>
          <w:bCs/>
          <w:lang w:eastAsia="ko-KR"/>
        </w:rPr>
        <w:t>Assigning different copy</w:t>
      </w:r>
      <w:del w:id="289" w:author="Author">
        <w:r w:rsidRPr="00441C2B" w:rsidDel="00BA56F9">
          <w:rPr>
            <w:b/>
            <w:bCs/>
            <w:lang w:eastAsia="ko-KR"/>
          </w:rPr>
          <w:delText>-</w:delText>
        </w:r>
      </w:del>
      <w:ins w:id="290" w:author="Author">
        <w:r w:rsidR="00BA56F9" w:rsidRPr="00441C2B">
          <w:rPr>
            <w:b/>
            <w:bCs/>
            <w:lang w:eastAsia="ko-KR"/>
          </w:rPr>
          <w:t>–</w:t>
        </w:r>
      </w:ins>
      <w:r w:rsidRPr="00441C2B">
        <w:rPr>
          <w:b/>
          <w:bCs/>
          <w:lang w:eastAsia="ko-KR"/>
        </w:rPr>
        <w:t>paste weight for each class</w:t>
      </w:r>
    </w:p>
    <w:p w14:paraId="0AA9D7C1" w14:textId="64322FD8" w:rsidR="00D2394E" w:rsidRDefault="00D05980" w:rsidP="00D05980">
      <w:pPr>
        <w:pStyle w:val="ab"/>
        <w:rPr>
          <w:ins w:id="291" w:author="안희영" w:date="2022-04-14T10:53:00Z"/>
          <w:lang w:eastAsia="ko-KR"/>
        </w:rPr>
      </w:pPr>
      <w:r w:rsidRPr="00441C2B">
        <w:rPr>
          <w:lang w:eastAsia="ko-KR"/>
        </w:rPr>
        <w:t xml:space="preserve">Through </w:t>
      </w:r>
      <w:commentRangeStart w:id="292"/>
      <w:r w:rsidRPr="00441C2B">
        <w:rPr>
          <w:lang w:eastAsia="ko-KR"/>
        </w:rPr>
        <w:t>this</w:t>
      </w:r>
      <w:commentRangeEnd w:id="292"/>
      <w:r w:rsidRPr="00441C2B">
        <w:rPr>
          <w:rStyle w:val="affa"/>
        </w:rPr>
        <w:commentReference w:id="292"/>
      </w:r>
      <w:r w:rsidRPr="00441C2B">
        <w:rPr>
          <w:lang w:eastAsia="ko-KR"/>
        </w:rPr>
        <w:t xml:space="preserve"> method that calculate</w:t>
      </w:r>
      <w:ins w:id="293" w:author="Author">
        <w:del w:id="294" w:author="안희영" w:date="2022-04-15T09:38:00Z">
          <w:r w:rsidRPr="00441C2B" w:rsidDel="000E0D4B">
            <w:rPr>
              <w:lang w:eastAsia="ko-KR"/>
            </w:rPr>
            <w:delText>d</w:delText>
          </w:r>
        </w:del>
      </w:ins>
      <w:r w:rsidRPr="00441C2B">
        <w:rPr>
          <w:lang w:eastAsia="ko-KR"/>
        </w:rPr>
        <w:t xml:space="preserve"> the total number of candidate boxes, copy</w:t>
      </w:r>
      <w:del w:id="295" w:author="Author">
        <w:r w:rsidRPr="00441C2B" w:rsidDel="00BA56F9">
          <w:rPr>
            <w:lang w:eastAsia="ko-KR"/>
          </w:rPr>
          <w:delText>-</w:delText>
        </w:r>
      </w:del>
      <w:ins w:id="296" w:author="Author">
        <w:r w:rsidR="00BA56F9" w:rsidRPr="00441C2B">
          <w:rPr>
            <w:lang w:eastAsia="ko-KR"/>
          </w:rPr>
          <w:t>–</w:t>
        </w:r>
      </w:ins>
      <w:r w:rsidRPr="00441C2B">
        <w:rPr>
          <w:lang w:eastAsia="ko-KR"/>
        </w:rPr>
        <w:t>paste weight for each class can be assigned. That is, by multiplying the number of selected candidate boxes by the weight of each class we set, we assign</w:t>
      </w:r>
      <w:ins w:id="297" w:author="Author">
        <w:r w:rsidRPr="00441C2B">
          <w:rPr>
            <w:lang w:eastAsia="ko-KR"/>
          </w:rPr>
          <w:t>ed</w:t>
        </w:r>
      </w:ins>
      <w:r w:rsidRPr="00441C2B">
        <w:rPr>
          <w:lang w:eastAsia="ko-KR"/>
        </w:rPr>
        <w:t xml:space="preserve"> </w:t>
      </w:r>
      <w:commentRangeStart w:id="298"/>
      <w:r w:rsidRPr="00441C2B">
        <w:rPr>
          <w:lang w:eastAsia="ko-KR"/>
        </w:rPr>
        <w:t xml:space="preserve">the ratio of how many objects of specific class to </w:t>
      </w:r>
      <w:commentRangeEnd w:id="298"/>
      <w:r w:rsidRPr="00441C2B">
        <w:rPr>
          <w:rStyle w:val="affa"/>
        </w:rPr>
        <w:commentReference w:id="298"/>
      </w:r>
      <w:r w:rsidRPr="00441C2B">
        <w:rPr>
          <w:lang w:eastAsia="ko-KR"/>
        </w:rPr>
        <w:t xml:space="preserve">paste. </w:t>
      </w:r>
      <w:ins w:id="299" w:author="Author">
        <w:r w:rsidRPr="00441C2B">
          <w:rPr>
            <w:lang w:eastAsia="ko-KR"/>
          </w:rPr>
          <w:t>Focus could be set on s</w:t>
        </w:r>
      </w:ins>
      <w:del w:id="300" w:author="Author">
        <w:r w:rsidRPr="00441C2B" w:rsidDel="00EC786B">
          <w:rPr>
            <w:lang w:eastAsia="ko-KR"/>
          </w:rPr>
          <w:delText>Of course, s</w:delText>
        </w:r>
      </w:del>
      <w:r w:rsidRPr="00441C2B">
        <w:rPr>
          <w:lang w:eastAsia="ko-KR"/>
        </w:rPr>
        <w:t>pecific classes</w:t>
      </w:r>
      <w:ins w:id="301" w:author="Author">
        <w:r w:rsidRPr="00441C2B">
          <w:rPr>
            <w:lang w:eastAsia="ko-KR"/>
          </w:rPr>
          <w:t xml:space="preserve"> that had</w:t>
        </w:r>
      </w:ins>
      <w:del w:id="302" w:author="Author">
        <w:r w:rsidRPr="00441C2B" w:rsidDel="00EC786B">
          <w:rPr>
            <w:lang w:eastAsia="ko-KR"/>
          </w:rPr>
          <w:delText xml:space="preserve"> with</w:delText>
        </w:r>
      </w:del>
      <w:r w:rsidRPr="00441C2B">
        <w:rPr>
          <w:lang w:eastAsia="ko-KR"/>
        </w:rPr>
        <w:t xml:space="preserve"> fewer objects </w:t>
      </w:r>
      <w:del w:id="303" w:author="Author">
        <w:r w:rsidRPr="00441C2B" w:rsidDel="00F42DA4">
          <w:rPr>
            <w:lang w:eastAsia="ko-KR"/>
          </w:rPr>
          <w:delText xml:space="preserve">can </w:delText>
        </w:r>
        <w:r w:rsidRPr="00441C2B" w:rsidDel="00EC786B">
          <w:rPr>
            <w:lang w:eastAsia="ko-KR"/>
          </w:rPr>
          <w:delText xml:space="preserve">be more focused on </w:delText>
        </w:r>
      </w:del>
      <w:r w:rsidRPr="00441C2B">
        <w:rPr>
          <w:lang w:eastAsia="ko-KR"/>
        </w:rPr>
        <w:t xml:space="preserve">than others. </w:t>
      </w:r>
      <w:ins w:id="304" w:author="Author">
        <w:r w:rsidRPr="00441C2B">
          <w:rPr>
            <w:lang w:eastAsia="ko-KR"/>
          </w:rPr>
          <w:t>For example, in our case, t</w:t>
        </w:r>
      </w:ins>
      <w:del w:id="305" w:author="Author">
        <w:r w:rsidRPr="00441C2B" w:rsidDel="009C3A67">
          <w:rPr>
            <w:lang w:eastAsia="ko-KR"/>
          </w:rPr>
          <w:delText>T</w:delText>
        </w:r>
      </w:del>
      <w:r w:rsidRPr="00441C2B">
        <w:rPr>
          <w:lang w:eastAsia="ko-KR"/>
        </w:rPr>
        <w:t xml:space="preserve">o </w:t>
      </w:r>
      <w:del w:id="306" w:author="Author">
        <w:r w:rsidRPr="00441C2B" w:rsidDel="009C3A67">
          <w:rPr>
            <w:lang w:eastAsia="ko-KR"/>
          </w:rPr>
          <w:delText xml:space="preserve">simply </w:delText>
        </w:r>
      </w:del>
      <w:r w:rsidRPr="00441C2B">
        <w:rPr>
          <w:lang w:eastAsia="ko-KR"/>
        </w:rPr>
        <w:t>focus more on</w:t>
      </w:r>
      <w:r w:rsidRPr="00441C2B">
        <w:rPr>
          <w:rFonts w:hint="eastAsia"/>
          <w:lang w:eastAsia="ko-KR"/>
        </w:rPr>
        <w:t xml:space="preserve"> </w:t>
      </w:r>
      <w:del w:id="307" w:author="Author">
        <w:r w:rsidRPr="00441C2B" w:rsidDel="00AB5382">
          <w:rPr>
            <w:lang w:eastAsia="ko-KR"/>
          </w:rPr>
          <w:delText xml:space="preserve">and to focus on </w:delText>
        </w:r>
        <w:r w:rsidRPr="00441C2B" w:rsidDel="009C3A67">
          <w:rPr>
            <w:lang w:eastAsia="ko-KR"/>
          </w:rPr>
          <w:delText>fewer classes</w:delText>
        </w:r>
        <w:r w:rsidRPr="00441C2B" w:rsidDel="00AB5382">
          <w:rPr>
            <w:lang w:eastAsia="ko-KR"/>
          </w:rPr>
          <w:delText>) To simply focus more on</w:delText>
        </w:r>
        <w:r w:rsidRPr="00441C2B" w:rsidDel="009C3A67">
          <w:rPr>
            <w:lang w:eastAsia="ko-KR"/>
          </w:rPr>
          <w:delText xml:space="preserve"> </w:delText>
        </w:r>
      </w:del>
      <w:r w:rsidRPr="00441C2B">
        <w:rPr>
          <w:lang w:eastAsia="ko-KR"/>
        </w:rPr>
        <w:t>specific classes with fewer objects (</w:t>
      </w:r>
      <w:del w:id="308" w:author="Author">
        <w:r w:rsidRPr="00441C2B" w:rsidDel="00AB5382">
          <w:rPr>
            <w:lang w:eastAsia="ko-KR"/>
          </w:rPr>
          <w:delText>i.e.</w:delText>
        </w:r>
      </w:del>
      <w:ins w:id="309" w:author="Author">
        <w:r w:rsidRPr="00441C2B">
          <w:rPr>
            <w:lang w:eastAsia="ko-KR"/>
          </w:rPr>
          <w:t>i.e.,</w:t>
        </w:r>
      </w:ins>
      <w:r w:rsidRPr="00441C2B">
        <w:rPr>
          <w:lang w:eastAsia="ko-KR"/>
        </w:rPr>
        <w:t xml:space="preserve"> </w:t>
      </w:r>
      <w:ins w:id="310" w:author="안희영" w:date="2022-04-15T09:17:00Z">
        <w:r w:rsidR="00450983">
          <w:rPr>
            <w:rFonts w:hint="eastAsia"/>
            <w:lang w:eastAsia="ko-KR"/>
          </w:rPr>
          <w:t>N</w:t>
        </w:r>
      </w:ins>
      <w:ins w:id="311" w:author="Author">
        <w:del w:id="312" w:author="안희영" w:date="2022-04-15T09:17:00Z">
          <w:r w:rsidRPr="00441C2B" w:rsidDel="00450983">
            <w:rPr>
              <w:lang w:eastAsia="ko-KR"/>
            </w:rPr>
            <w:delText>n</w:delText>
          </w:r>
        </w:del>
      </w:ins>
      <w:del w:id="313" w:author="Author">
        <w:r w:rsidRPr="00441C2B" w:rsidDel="009C3A67">
          <w:rPr>
            <w:lang w:eastAsia="ko-KR"/>
          </w:rPr>
          <w:delText>N</w:delText>
        </w:r>
      </w:del>
      <w:r w:rsidRPr="00441C2B">
        <w:rPr>
          <w:lang w:eastAsia="ko-KR"/>
        </w:rPr>
        <w:t xml:space="preserve">eutrophil, </w:t>
      </w:r>
      <w:ins w:id="314" w:author="안희영" w:date="2022-04-15T09:17:00Z">
        <w:r w:rsidR="00450983">
          <w:rPr>
            <w:lang w:eastAsia="ko-KR"/>
          </w:rPr>
          <w:t>E</w:t>
        </w:r>
      </w:ins>
      <w:ins w:id="315" w:author="Author">
        <w:del w:id="316" w:author="안희영" w:date="2022-04-15T09:17:00Z">
          <w:r w:rsidRPr="00441C2B" w:rsidDel="00450983">
            <w:rPr>
              <w:lang w:eastAsia="ko-KR"/>
            </w:rPr>
            <w:delText>e</w:delText>
          </w:r>
        </w:del>
      </w:ins>
      <w:del w:id="317" w:author="Author">
        <w:r w:rsidRPr="00441C2B" w:rsidDel="009C3A67">
          <w:rPr>
            <w:lang w:eastAsia="ko-KR"/>
          </w:rPr>
          <w:delText>E</w:delText>
        </w:r>
      </w:del>
      <w:r w:rsidRPr="00441C2B">
        <w:rPr>
          <w:lang w:eastAsia="ko-KR"/>
        </w:rPr>
        <w:t>osinophil), we</w:t>
      </w:r>
      <w:r w:rsidRPr="00441C2B">
        <w:rPr>
          <w:rFonts w:hint="eastAsia"/>
          <w:lang w:eastAsia="ko-KR"/>
        </w:rPr>
        <w:t xml:space="preserve"> </w:t>
      </w:r>
      <w:r w:rsidRPr="00441C2B">
        <w:rPr>
          <w:lang w:eastAsia="ko-KR"/>
        </w:rPr>
        <w:t>assign</w:t>
      </w:r>
      <w:ins w:id="318" w:author="Author">
        <w:r w:rsidRPr="00441C2B">
          <w:rPr>
            <w:lang w:eastAsia="ko-KR"/>
          </w:rPr>
          <w:t>ed</w:t>
        </w:r>
      </w:ins>
      <w:r w:rsidRPr="00441C2B">
        <w:rPr>
          <w:lang w:eastAsia="ko-KR"/>
        </w:rPr>
        <w:t xml:space="preserve"> the weight of 0.3, 0.1, 0.1, 0.1, 0.3, </w:t>
      </w:r>
    </w:p>
    <w:p w14:paraId="357E7682" w14:textId="4E73253B" w:rsidR="007D046C" w:rsidRPr="00441C2B" w:rsidRDefault="00D2394E" w:rsidP="007D046C">
      <w:pPr>
        <w:pStyle w:val="ab"/>
        <w:rPr>
          <w:ins w:id="319" w:author="안희영" w:date="2022-04-14T10:59:00Z"/>
          <w:lang w:eastAsia="ko-KR"/>
        </w:rPr>
      </w:pPr>
      <w:ins w:id="320" w:author="안희영" w:date="2022-04-14T10:53:00Z">
        <w:r w:rsidRPr="00441C2B">
          <w:rPr>
            <w:lang w:eastAsia="ko-KR"/>
          </w:rPr>
          <w:t xml:space="preserve">0.1 to </w:t>
        </w:r>
      </w:ins>
      <w:ins w:id="321" w:author="안희영" w:date="2022-04-15T09:17:00Z">
        <w:r w:rsidR="00450983">
          <w:rPr>
            <w:lang w:eastAsia="ko-KR"/>
          </w:rPr>
          <w:t>N</w:t>
        </w:r>
      </w:ins>
      <w:ins w:id="322" w:author="안희영" w:date="2022-04-14T10:53:00Z">
        <w:r w:rsidRPr="00441C2B">
          <w:rPr>
            <w:lang w:eastAsia="ko-KR"/>
          </w:rPr>
          <w:t>eutrophil,</w:t>
        </w:r>
      </w:ins>
      <w:ins w:id="323" w:author="안희영" w:date="2022-04-15T11:37:00Z">
        <w:r w:rsidR="0008149B">
          <w:rPr>
            <w:lang w:eastAsia="ko-KR"/>
          </w:rPr>
          <w:t xml:space="preserve"> Epithelial</w:t>
        </w:r>
        <w:r w:rsidR="00D12392">
          <w:rPr>
            <w:lang w:eastAsia="ko-KR"/>
          </w:rPr>
          <w:t>,</w:t>
        </w:r>
      </w:ins>
      <w:ins w:id="324" w:author="안희영" w:date="2022-04-14T10:53:00Z">
        <w:r w:rsidRPr="00441C2B">
          <w:rPr>
            <w:lang w:eastAsia="ko-KR"/>
          </w:rPr>
          <w:t xml:space="preserve"> </w:t>
        </w:r>
      </w:ins>
      <w:ins w:id="325" w:author="안희영" w:date="2022-04-15T09:17:00Z">
        <w:r w:rsidR="00450983">
          <w:rPr>
            <w:lang w:eastAsia="ko-KR"/>
          </w:rPr>
          <w:t>L</w:t>
        </w:r>
      </w:ins>
      <w:ins w:id="326" w:author="안희영" w:date="2022-04-14T10:53:00Z">
        <w:r w:rsidRPr="00441C2B">
          <w:rPr>
            <w:lang w:eastAsia="ko-KR"/>
          </w:rPr>
          <w:t xml:space="preserve">ymphocyte, </w:t>
        </w:r>
      </w:ins>
      <w:ins w:id="327" w:author="안희영" w:date="2022-04-15T09:17:00Z">
        <w:r w:rsidR="00450983">
          <w:rPr>
            <w:lang w:eastAsia="ko-KR"/>
          </w:rPr>
          <w:t>P</w:t>
        </w:r>
      </w:ins>
      <w:ins w:id="328" w:author="안희영" w:date="2022-04-14T10:53:00Z">
        <w:r w:rsidRPr="00441C2B">
          <w:rPr>
            <w:lang w:eastAsia="ko-KR"/>
          </w:rPr>
          <w:t xml:space="preserve">lasma, </w:t>
        </w:r>
      </w:ins>
      <w:ins w:id="329" w:author="안희영" w:date="2022-04-15T09:17:00Z">
        <w:r w:rsidR="00450983">
          <w:rPr>
            <w:lang w:eastAsia="ko-KR"/>
          </w:rPr>
          <w:t>E</w:t>
        </w:r>
      </w:ins>
      <w:ins w:id="330" w:author="안희영" w:date="2022-04-14T10:53:00Z">
        <w:r w:rsidRPr="00441C2B">
          <w:rPr>
            <w:lang w:eastAsia="ko-KR"/>
          </w:rPr>
          <w:t xml:space="preserve">osinophil, </w:t>
        </w:r>
      </w:ins>
      <w:ins w:id="331" w:author="안희영" w:date="2022-04-15T09:17:00Z">
        <w:r w:rsidR="00450983">
          <w:rPr>
            <w:lang w:eastAsia="ko-KR"/>
          </w:rPr>
          <w:t>C</w:t>
        </w:r>
      </w:ins>
      <w:ins w:id="332" w:author="안희영" w:date="2022-04-14T10:53:00Z">
        <w:r w:rsidRPr="00441C2B">
          <w:rPr>
            <w:lang w:eastAsia="ko-KR"/>
          </w:rPr>
          <w:t>onnective,</w:t>
        </w:r>
      </w:ins>
      <w:ins w:id="333" w:author="안희영" w:date="2022-04-15T09:17:00Z">
        <w:r w:rsidR="00450983">
          <w:rPr>
            <w:rFonts w:hint="eastAsia"/>
            <w:lang w:eastAsia="ko-KR"/>
          </w:rPr>
          <w:t xml:space="preserve"> </w:t>
        </w:r>
      </w:ins>
      <w:ins w:id="334" w:author="안희영" w:date="2022-04-14T10:59:00Z">
        <w:r w:rsidR="007D046C" w:rsidRPr="00441C2B">
          <w:rPr>
            <w:lang w:eastAsia="ko-KR"/>
          </w:rPr>
          <w:t>respectively.</w:t>
        </w:r>
      </w:ins>
    </w:p>
    <w:p w14:paraId="3B31D0F3" w14:textId="2AA0FBAB" w:rsidR="00D05980" w:rsidRPr="00441C2B" w:rsidDel="007D046C" w:rsidRDefault="00D05980" w:rsidP="00D05980">
      <w:pPr>
        <w:pStyle w:val="ab"/>
        <w:rPr>
          <w:del w:id="335" w:author="안희영" w:date="2022-04-14T10:59:00Z"/>
          <w:lang w:eastAsia="ko-KR"/>
        </w:rPr>
      </w:pPr>
      <w:del w:id="336" w:author="안희영" w:date="2022-04-14T10:53:00Z">
        <w:r w:rsidRPr="00441C2B" w:rsidDel="00D2394E">
          <w:rPr>
            <w:lang w:eastAsia="ko-KR"/>
          </w:rPr>
          <w:delText xml:space="preserve">0.1 to neutrophil, lymphocyte, plasma, eosinophil, connective, </w:delText>
        </w:r>
      </w:del>
      <w:del w:id="337" w:author="안희영" w:date="2022-04-14T10:59:00Z">
        <w:r w:rsidRPr="00441C2B" w:rsidDel="007D046C">
          <w:rPr>
            <w:lang w:eastAsia="ko-KR"/>
          </w:rPr>
          <w:delText>respectively.</w:delText>
        </w:r>
      </w:del>
    </w:p>
    <w:p w14:paraId="0129BC4B" w14:textId="0B205981" w:rsidR="00D05980" w:rsidRPr="00441C2B" w:rsidRDefault="00D05980" w:rsidP="00D05980">
      <w:pPr>
        <w:pStyle w:val="ab"/>
      </w:pPr>
    </w:p>
    <w:p w14:paraId="39293DB2" w14:textId="51E112E1" w:rsidR="00D05980" w:rsidRPr="00441C2B" w:rsidRDefault="00D05980" w:rsidP="00D05980">
      <w:pPr>
        <w:pStyle w:val="ab"/>
        <w:rPr>
          <w:b/>
          <w:bCs/>
          <w:lang w:eastAsia="ko-KR"/>
        </w:rPr>
      </w:pPr>
      <w:r w:rsidRPr="00441C2B">
        <w:rPr>
          <w:b/>
          <w:bCs/>
          <w:lang w:eastAsia="ko-KR"/>
        </w:rPr>
        <w:t>Copy</w:t>
      </w:r>
      <w:del w:id="338" w:author="Author">
        <w:r w:rsidRPr="00441C2B" w:rsidDel="00BA56F9">
          <w:rPr>
            <w:b/>
            <w:bCs/>
            <w:lang w:eastAsia="ko-KR"/>
          </w:rPr>
          <w:delText>-</w:delText>
        </w:r>
      </w:del>
      <w:ins w:id="339" w:author="Author">
        <w:r w:rsidR="00BA56F9" w:rsidRPr="00441C2B">
          <w:rPr>
            <w:b/>
            <w:bCs/>
            <w:lang w:eastAsia="ko-KR"/>
          </w:rPr>
          <w:t>–</w:t>
        </w:r>
      </w:ins>
      <w:r w:rsidRPr="00441C2B">
        <w:rPr>
          <w:b/>
          <w:bCs/>
          <w:lang w:eastAsia="ko-KR"/>
        </w:rPr>
        <w:t>paste level considering metadata</w:t>
      </w:r>
    </w:p>
    <w:p w14:paraId="7F1E0999" w14:textId="5F600E45" w:rsidR="00BB204A" w:rsidRPr="00441C2B" w:rsidRDefault="00D05980" w:rsidP="00D05980">
      <w:pPr>
        <w:pStyle w:val="ab"/>
        <w:rPr>
          <w:lang w:eastAsia="ko-KR"/>
        </w:rPr>
      </w:pPr>
      <w:r w:rsidRPr="00441C2B">
        <w:rPr>
          <w:lang w:eastAsia="ko-KR"/>
        </w:rPr>
        <w:t>For further application of our method, we design</w:t>
      </w:r>
      <w:ins w:id="340" w:author="Author">
        <w:r w:rsidRPr="00441C2B">
          <w:rPr>
            <w:lang w:eastAsia="ko-KR"/>
          </w:rPr>
          <w:t>ed</w:t>
        </w:r>
      </w:ins>
      <w:r w:rsidRPr="00441C2B">
        <w:rPr>
          <w:lang w:eastAsia="ko-KR"/>
        </w:rPr>
        <w:t xml:space="preserve"> </w:t>
      </w:r>
      <w:del w:id="341" w:author="Author">
        <w:r w:rsidRPr="00441C2B" w:rsidDel="00F42DA4">
          <w:rPr>
            <w:lang w:eastAsia="ko-KR"/>
          </w:rPr>
          <w:delText xml:space="preserve">2 </w:delText>
        </w:r>
      </w:del>
      <w:ins w:id="342" w:author="Author">
        <w:r w:rsidRPr="00441C2B">
          <w:rPr>
            <w:lang w:eastAsia="ko-KR"/>
          </w:rPr>
          <w:t xml:space="preserve">two </w:t>
        </w:r>
      </w:ins>
      <w:r w:rsidRPr="00441C2B">
        <w:rPr>
          <w:lang w:eastAsia="ko-KR"/>
        </w:rPr>
        <w:t>different</w:t>
      </w:r>
      <w:r w:rsidRPr="00441C2B">
        <w:rPr>
          <w:rFonts w:hint="eastAsia"/>
          <w:b/>
          <w:bCs/>
          <w:lang w:eastAsia="ko-KR"/>
        </w:rPr>
        <w:t xml:space="preserve"> </w:t>
      </w:r>
      <w:proofErr w:type="gramStart"/>
      <w:r w:rsidRPr="00441C2B">
        <w:rPr>
          <w:lang w:eastAsia="ko-KR"/>
        </w:rPr>
        <w:t>copy</w:t>
      </w:r>
      <w:proofErr w:type="gramEnd"/>
      <w:del w:id="343" w:author="Author">
        <w:r w:rsidRPr="00441C2B" w:rsidDel="00BA56F9">
          <w:rPr>
            <w:lang w:eastAsia="ko-KR"/>
          </w:rPr>
          <w:delText>-</w:delText>
        </w:r>
      </w:del>
      <w:ins w:id="344" w:author="Author">
        <w:r w:rsidR="00BA56F9" w:rsidRPr="00441C2B">
          <w:rPr>
            <w:lang w:eastAsia="ko-KR"/>
          </w:rPr>
          <w:t>–</w:t>
        </w:r>
      </w:ins>
      <w:r w:rsidRPr="00441C2B">
        <w:rPr>
          <w:lang w:eastAsia="ko-KR"/>
        </w:rPr>
        <w:t>paste level</w:t>
      </w:r>
      <w:ins w:id="345" w:author="Author">
        <w:r w:rsidRPr="00441C2B">
          <w:rPr>
            <w:lang w:eastAsia="ko-KR"/>
          </w:rPr>
          <w:t>s</w:t>
        </w:r>
      </w:ins>
      <w:r w:rsidRPr="00441C2B">
        <w:rPr>
          <w:lang w:eastAsia="ko-KR"/>
        </w:rPr>
        <w:t xml:space="preserve"> to consider metadata inherent in histology image dataset: source-level and random-level. In source-level</w:t>
      </w:r>
      <w:r w:rsidRPr="00441C2B">
        <w:rPr>
          <w:rFonts w:hint="eastAsia"/>
          <w:lang w:eastAsia="ko-KR"/>
        </w:rPr>
        <w:t xml:space="preserve"> </w:t>
      </w:r>
      <w:r w:rsidRPr="00441C2B">
        <w:rPr>
          <w:lang w:eastAsia="ko-KR"/>
        </w:rPr>
        <w:t>copy</w:t>
      </w:r>
      <w:del w:id="346" w:author="Author">
        <w:r w:rsidRPr="00441C2B" w:rsidDel="00BA56F9">
          <w:rPr>
            <w:lang w:eastAsia="ko-KR"/>
          </w:rPr>
          <w:delText>-</w:delText>
        </w:r>
      </w:del>
      <w:ins w:id="347" w:author="Author">
        <w:r w:rsidR="00BA56F9" w:rsidRPr="00441C2B">
          <w:rPr>
            <w:lang w:eastAsia="ko-KR"/>
          </w:rPr>
          <w:t>–</w:t>
        </w:r>
      </w:ins>
      <w:r w:rsidRPr="00441C2B">
        <w:rPr>
          <w:lang w:eastAsia="ko-KR"/>
        </w:rPr>
        <w:t>paste, considering there are several image sources (i.e.</w:t>
      </w:r>
      <w:r w:rsidRPr="00441C2B">
        <w:rPr>
          <w:rFonts w:hint="eastAsia"/>
          <w:lang w:eastAsia="ko-KR"/>
        </w:rPr>
        <w:t xml:space="preserve"> </w:t>
      </w:r>
      <w:proofErr w:type="spellStart"/>
      <w:proofErr w:type="gramStart"/>
      <w:r w:rsidRPr="00441C2B">
        <w:rPr>
          <w:lang w:eastAsia="ko-KR"/>
        </w:rPr>
        <w:t>GlaS</w:t>
      </w:r>
      <w:proofErr w:type="spellEnd"/>
      <w:r w:rsidRPr="00441C2B">
        <w:rPr>
          <w:lang w:eastAsia="ko-KR"/>
        </w:rPr>
        <w:t xml:space="preserve"> ,</w:t>
      </w:r>
      <w:proofErr w:type="gramEnd"/>
      <w:r w:rsidRPr="00441C2B">
        <w:rPr>
          <w:lang w:eastAsia="ko-KR"/>
        </w:rPr>
        <w:t xml:space="preserve"> CRAG , </w:t>
      </w:r>
      <w:proofErr w:type="spellStart"/>
      <w:r w:rsidRPr="00441C2B">
        <w:rPr>
          <w:lang w:eastAsia="ko-KR"/>
        </w:rPr>
        <w:t>CoNSeP</w:t>
      </w:r>
      <w:proofErr w:type="spellEnd"/>
      <w:r w:rsidRPr="00441C2B">
        <w:rPr>
          <w:lang w:eastAsia="ko-KR"/>
        </w:rPr>
        <w:t xml:space="preserve"> , </w:t>
      </w:r>
      <w:proofErr w:type="spellStart"/>
      <w:r w:rsidRPr="00441C2B">
        <w:rPr>
          <w:lang w:eastAsia="ko-KR"/>
        </w:rPr>
        <w:t>DigestPath</w:t>
      </w:r>
      <w:proofErr w:type="spellEnd"/>
      <w:r w:rsidRPr="00441C2B">
        <w:rPr>
          <w:lang w:eastAsia="ko-KR"/>
        </w:rPr>
        <w:t xml:space="preserve">, </w:t>
      </w:r>
      <w:proofErr w:type="spellStart"/>
      <w:r w:rsidRPr="00441C2B">
        <w:rPr>
          <w:lang w:eastAsia="ko-KR"/>
        </w:rPr>
        <w:t>Pannuke</w:t>
      </w:r>
      <w:proofErr w:type="spellEnd"/>
      <w:del w:id="348" w:author="Author">
        <w:r w:rsidRPr="00441C2B" w:rsidDel="00EC786B">
          <w:rPr>
            <w:lang w:eastAsia="ko-KR"/>
          </w:rPr>
          <w:delText xml:space="preserve"> </w:delText>
        </w:r>
      </w:del>
      <w:r w:rsidRPr="00441C2B">
        <w:rPr>
          <w:lang w:eastAsia="ko-KR"/>
        </w:rPr>
        <w:t>)</w:t>
      </w:r>
      <w:ins w:id="349" w:author="Author">
        <w:r w:rsidRPr="00441C2B">
          <w:rPr>
            <w:lang w:eastAsia="ko-KR"/>
          </w:rPr>
          <w:t>,</w:t>
        </w:r>
      </w:ins>
      <w:r w:rsidRPr="00441C2B">
        <w:rPr>
          <w:rFonts w:hint="eastAsia"/>
          <w:lang w:eastAsia="ko-KR"/>
        </w:rPr>
        <w:t xml:space="preserve"> </w:t>
      </w:r>
      <w:r w:rsidRPr="00441C2B">
        <w:rPr>
          <w:lang w:eastAsia="ko-KR"/>
        </w:rPr>
        <w:t xml:space="preserve">which </w:t>
      </w:r>
      <w:del w:id="350" w:author="Author">
        <w:r w:rsidRPr="00441C2B" w:rsidDel="00EC786B">
          <w:rPr>
            <w:lang w:eastAsia="ko-KR"/>
          </w:rPr>
          <w:delText>means what</w:delText>
        </w:r>
      </w:del>
      <w:ins w:id="351" w:author="Author">
        <w:r w:rsidRPr="00441C2B">
          <w:rPr>
            <w:lang w:eastAsia="ko-KR"/>
          </w:rPr>
          <w:t>refers to the</w:t>
        </w:r>
      </w:ins>
      <w:r w:rsidRPr="00441C2B">
        <w:rPr>
          <w:lang w:eastAsia="ko-KR"/>
        </w:rPr>
        <w:t xml:space="preserve"> organization </w:t>
      </w:r>
      <w:ins w:id="352" w:author="Author">
        <w:r w:rsidRPr="00441C2B">
          <w:rPr>
            <w:lang w:eastAsia="ko-KR"/>
          </w:rPr>
          <w:t xml:space="preserve">from where </w:t>
        </w:r>
      </w:ins>
      <w:r w:rsidRPr="00441C2B">
        <w:rPr>
          <w:lang w:eastAsia="ko-KR"/>
        </w:rPr>
        <w:t xml:space="preserve">the histology images </w:t>
      </w:r>
      <w:del w:id="353" w:author="Author">
        <w:r w:rsidRPr="00441C2B" w:rsidDel="00EC786B">
          <w:rPr>
            <w:lang w:eastAsia="ko-KR"/>
          </w:rPr>
          <w:delText>come from</w:delText>
        </w:r>
      </w:del>
      <w:ins w:id="354" w:author="Author">
        <w:r w:rsidRPr="00441C2B">
          <w:rPr>
            <w:lang w:eastAsia="ko-KR"/>
          </w:rPr>
          <w:t>were taken</w:t>
        </w:r>
      </w:ins>
      <w:r w:rsidRPr="00441C2B">
        <w:rPr>
          <w:lang w:eastAsia="ko-KR"/>
        </w:rPr>
        <w:t>, nuclear objects from images with specific source should be pasted onto images with same source. In other words, nuclear objects should be copy</w:t>
      </w:r>
      <w:del w:id="355" w:author="Author">
        <w:r w:rsidRPr="00441C2B" w:rsidDel="00BA56F9">
          <w:rPr>
            <w:lang w:eastAsia="ko-KR"/>
          </w:rPr>
          <w:delText>-</w:delText>
        </w:r>
      </w:del>
      <w:ins w:id="356" w:author="Author">
        <w:r w:rsidR="00BA56F9" w:rsidRPr="00441C2B">
          <w:rPr>
            <w:lang w:eastAsia="ko-KR"/>
          </w:rPr>
          <w:t>–</w:t>
        </w:r>
      </w:ins>
      <w:r w:rsidRPr="00441C2B">
        <w:rPr>
          <w:lang w:eastAsia="ko-KR"/>
        </w:rPr>
        <w:t xml:space="preserve">pasted within different images with </w:t>
      </w:r>
      <w:ins w:id="357" w:author="Author">
        <w:r w:rsidRPr="00441C2B">
          <w:rPr>
            <w:lang w:eastAsia="ko-KR"/>
          </w:rPr>
          <w:t xml:space="preserve">the </w:t>
        </w:r>
      </w:ins>
      <w:r w:rsidRPr="00441C2B">
        <w:rPr>
          <w:lang w:eastAsia="ko-KR"/>
        </w:rPr>
        <w:t>same source</w:t>
      </w:r>
      <w:ins w:id="358" w:author="Author">
        <w:r w:rsidRPr="00441C2B">
          <w:rPr>
            <w:lang w:eastAsia="ko-KR"/>
          </w:rPr>
          <w:t>; hence, this is referred to</w:t>
        </w:r>
      </w:ins>
      <w:del w:id="359" w:author="Author">
        <w:r w:rsidRPr="00441C2B" w:rsidDel="00EC786B">
          <w:rPr>
            <w:lang w:eastAsia="ko-KR"/>
          </w:rPr>
          <w:delText xml:space="preserve"> which is why we call it</w:delText>
        </w:r>
      </w:del>
      <w:r w:rsidRPr="00441C2B">
        <w:rPr>
          <w:lang w:eastAsia="ko-KR"/>
        </w:rPr>
        <w:t xml:space="preserve"> </w:t>
      </w:r>
      <w:ins w:id="360" w:author="Author">
        <w:r w:rsidRPr="00441C2B">
          <w:rPr>
            <w:lang w:eastAsia="ko-KR"/>
          </w:rPr>
          <w:t xml:space="preserve">as </w:t>
        </w:r>
      </w:ins>
      <w:r w:rsidRPr="00441C2B">
        <w:rPr>
          <w:lang w:eastAsia="ko-KR"/>
        </w:rPr>
        <w:t>source-level</w:t>
      </w:r>
      <w:ins w:id="361" w:author="Author">
        <w:r w:rsidRPr="00441C2B">
          <w:rPr>
            <w:lang w:eastAsia="ko-KR"/>
          </w:rPr>
          <w:t xml:space="preserve"> copy</w:t>
        </w:r>
        <w:r w:rsidR="00BA56F9" w:rsidRPr="00441C2B">
          <w:rPr>
            <w:lang w:eastAsia="ko-KR"/>
          </w:rPr>
          <w:t>–</w:t>
        </w:r>
        <w:r w:rsidRPr="00441C2B">
          <w:rPr>
            <w:lang w:eastAsia="ko-KR"/>
          </w:rPr>
          <w:t>paste</w:t>
        </w:r>
      </w:ins>
      <w:r w:rsidRPr="00441C2B">
        <w:rPr>
          <w:lang w:eastAsia="ko-KR"/>
        </w:rPr>
        <w:t xml:space="preserve">. </w:t>
      </w:r>
      <w:del w:id="362" w:author="Author">
        <w:r w:rsidRPr="00441C2B" w:rsidDel="009C3A67">
          <w:rPr>
            <w:lang w:eastAsia="ko-KR"/>
          </w:rPr>
          <w:delText>Unlike this</w:delText>
        </w:r>
      </w:del>
      <w:ins w:id="363" w:author="Author">
        <w:r w:rsidRPr="00441C2B">
          <w:rPr>
            <w:lang w:eastAsia="ko-KR"/>
          </w:rPr>
          <w:t>In contrast to this</w:t>
        </w:r>
      </w:ins>
      <w:r w:rsidRPr="00441C2B">
        <w:rPr>
          <w:lang w:eastAsia="ko-KR"/>
        </w:rPr>
        <w:t>,</w:t>
      </w:r>
      <w:del w:id="364" w:author="Author">
        <w:r w:rsidRPr="00441C2B" w:rsidDel="00EC786B">
          <w:rPr>
            <w:lang w:eastAsia="ko-KR"/>
          </w:rPr>
          <w:delText xml:space="preserve"> </w:delText>
        </w:r>
      </w:del>
      <w:r w:rsidRPr="00441C2B">
        <w:rPr>
          <w:lang w:eastAsia="ko-KR"/>
        </w:rPr>
        <w:t xml:space="preserve"> in random-level copy</w:t>
      </w:r>
      <w:del w:id="365" w:author="Author">
        <w:r w:rsidRPr="00441C2B" w:rsidDel="00BA56F9">
          <w:rPr>
            <w:lang w:eastAsia="ko-KR"/>
          </w:rPr>
          <w:delText>-</w:delText>
        </w:r>
      </w:del>
      <w:ins w:id="366" w:author="Author">
        <w:r w:rsidR="00BA56F9" w:rsidRPr="00441C2B">
          <w:rPr>
            <w:lang w:eastAsia="ko-KR"/>
          </w:rPr>
          <w:t>–</w:t>
        </w:r>
      </w:ins>
      <w:r w:rsidRPr="00441C2B">
        <w:rPr>
          <w:lang w:eastAsia="ko-KR"/>
        </w:rPr>
        <w:t>paste, nuclear objects from images with any source could be pasted onto images with random source</w:t>
      </w:r>
      <w:ins w:id="367" w:author="Author">
        <w:r w:rsidRPr="00441C2B">
          <w:rPr>
            <w:lang w:eastAsia="ko-KR"/>
          </w:rPr>
          <w:t>,</w:t>
        </w:r>
      </w:ins>
      <w:r w:rsidRPr="00441C2B">
        <w:rPr>
          <w:lang w:eastAsia="ko-KR"/>
        </w:rPr>
        <w:t xml:space="preserve"> without considering image sources.</w:t>
      </w:r>
    </w:p>
    <w:p w14:paraId="3D14A4A9" w14:textId="77777777" w:rsidR="00BB204A" w:rsidRPr="004A1D79" w:rsidRDefault="00BB204A" w:rsidP="00BB204A">
      <w:pPr>
        <w:pStyle w:val="ab"/>
        <w:rPr>
          <w:sz w:val="26"/>
          <w:szCs w:val="26"/>
          <w:lang w:eastAsia="ko-KR"/>
          <w:rPrChange w:id="368" w:author="안희영" w:date="2022-04-15T10:45:00Z">
            <w:rPr>
              <w:sz w:val="24"/>
              <w:szCs w:val="24"/>
              <w:lang w:eastAsia="ko-KR"/>
            </w:rPr>
          </w:rPrChange>
        </w:rPr>
      </w:pPr>
    </w:p>
    <w:p w14:paraId="5BFDC1DE" w14:textId="66CAC0C5" w:rsidR="00BB204A" w:rsidRPr="00441C2B" w:rsidDel="003D6119" w:rsidRDefault="003D6119" w:rsidP="00BB204A">
      <w:pPr>
        <w:pStyle w:val="ab"/>
        <w:rPr>
          <w:del w:id="369" w:author="안희영" w:date="2022-04-14T10:26:00Z"/>
          <w:sz w:val="24"/>
          <w:szCs w:val="24"/>
          <w:lang w:eastAsia="ko-KR"/>
        </w:rPr>
      </w:pPr>
      <w:ins w:id="370" w:author="안희영" w:date="2022-04-14T10:26:00Z">
        <w:r>
          <w:tab/>
        </w:r>
      </w:ins>
    </w:p>
    <w:p w14:paraId="31035B55" w14:textId="3EF38274" w:rsidR="00BB204A" w:rsidRDefault="00BB204A" w:rsidP="003D6119">
      <w:pPr>
        <w:pStyle w:val="1"/>
        <w:jc w:val="left"/>
        <w:rPr>
          <w:ins w:id="371" w:author="안희영" w:date="2022-04-14T10:46:00Z"/>
        </w:rPr>
      </w:pPr>
      <w:r w:rsidRPr="00441C2B">
        <w:t>3. Experiments and results</w:t>
      </w:r>
    </w:p>
    <w:p w14:paraId="1EE073F5" w14:textId="77777777" w:rsidR="00924DC3" w:rsidRPr="00CB5464" w:rsidRDefault="00924DC3">
      <w:pPr>
        <w:pPrChange w:id="372" w:author="안희영" w:date="2022-04-14T10:46:00Z">
          <w:pPr>
            <w:pStyle w:val="1"/>
          </w:pPr>
        </w:pPrChange>
      </w:pPr>
    </w:p>
    <w:p w14:paraId="09CD5997" w14:textId="0E4B86D0" w:rsidR="00924DC3" w:rsidRDefault="00924DC3" w:rsidP="00924DC3">
      <w:pPr>
        <w:rPr>
          <w:ins w:id="373" w:author="안희영" w:date="2022-04-14T10:54:00Z"/>
          <w:b/>
          <w:bCs/>
          <w:sz w:val="20"/>
          <w:lang w:eastAsia="ko-KR"/>
        </w:rPr>
      </w:pPr>
      <w:ins w:id="374" w:author="안희영" w:date="2022-04-14T10:46:00Z">
        <w:r w:rsidRPr="00441C2B">
          <w:rPr>
            <w:rFonts w:hint="eastAsia"/>
            <w:b/>
            <w:bCs/>
            <w:sz w:val="20"/>
            <w:lang w:eastAsia="ko-KR"/>
          </w:rPr>
          <w:t>3</w:t>
        </w:r>
        <w:r w:rsidRPr="00441C2B">
          <w:rPr>
            <w:b/>
            <w:bCs/>
            <w:sz w:val="20"/>
            <w:lang w:eastAsia="ko-KR"/>
          </w:rPr>
          <w:t>.1 Training Pipeline</w:t>
        </w:r>
      </w:ins>
    </w:p>
    <w:p w14:paraId="027F84CD" w14:textId="77777777" w:rsidR="00D2394E" w:rsidRPr="00D2394E" w:rsidRDefault="00D2394E" w:rsidP="00924DC3">
      <w:pPr>
        <w:rPr>
          <w:ins w:id="375" w:author="안희영" w:date="2022-04-14T10:53:00Z"/>
          <w:b/>
          <w:bCs/>
          <w:sz w:val="10"/>
          <w:szCs w:val="10"/>
          <w:lang w:eastAsia="ko-KR"/>
          <w:rPrChange w:id="376" w:author="안희영" w:date="2022-04-14T10:54:00Z">
            <w:rPr>
              <w:ins w:id="377" w:author="안희영" w:date="2022-04-14T10:53:00Z"/>
              <w:b/>
              <w:bCs/>
              <w:sz w:val="20"/>
              <w:lang w:eastAsia="ko-KR"/>
            </w:rPr>
          </w:rPrChange>
        </w:rPr>
      </w:pPr>
    </w:p>
    <w:p w14:paraId="767675E7" w14:textId="5E416CA2" w:rsidR="007D046C" w:rsidRDefault="00D2394E">
      <w:pPr>
        <w:jc w:val="both"/>
        <w:rPr>
          <w:ins w:id="378" w:author="안희영" w:date="2022-04-14T10:59:00Z"/>
          <w:sz w:val="20"/>
          <w:lang w:eastAsia="ko-KR"/>
        </w:rPr>
        <w:pPrChange w:id="379" w:author="안희영" w:date="2022-04-15T09:40:00Z">
          <w:pPr/>
        </w:pPrChange>
      </w:pPr>
      <w:ins w:id="380" w:author="안희영" w:date="2022-04-14T10:53:00Z">
        <w:r w:rsidRPr="00D2394E">
          <w:rPr>
            <w:sz w:val="20"/>
            <w:lang w:eastAsia="ko-KR"/>
            <w:rPrChange w:id="381" w:author="안희영" w:date="2022-04-14T10:53:00Z">
              <w:rPr>
                <w:lang w:eastAsia="ko-KR"/>
              </w:rPr>
            </w:rPrChange>
          </w:rPr>
          <w:t xml:space="preserve">To validate our method, we adopted the </w:t>
        </w:r>
        <w:proofErr w:type="spellStart"/>
        <w:r w:rsidRPr="00D2394E">
          <w:rPr>
            <w:sz w:val="20"/>
            <w:lang w:eastAsia="ko-KR"/>
            <w:rPrChange w:id="382" w:author="안희영" w:date="2022-04-14T10:53:00Z">
              <w:rPr>
                <w:lang w:eastAsia="ko-KR"/>
              </w:rPr>
            </w:rPrChange>
          </w:rPr>
          <w:t>HoVer</w:t>
        </w:r>
        <w:proofErr w:type="spellEnd"/>
        <w:r w:rsidRPr="00D2394E">
          <w:rPr>
            <w:sz w:val="20"/>
            <w:lang w:eastAsia="ko-KR"/>
            <w:rPrChange w:id="383" w:author="안희영" w:date="2022-04-14T10:53:00Z">
              <w:rPr>
                <w:lang w:eastAsia="ko-KR"/>
              </w:rPr>
            </w:rPrChange>
          </w:rPr>
          <w:t>-Net [3] as</w:t>
        </w:r>
      </w:ins>
      <w:ins w:id="384" w:author="안희영" w:date="2022-04-15T09:40:00Z">
        <w:r w:rsidR="006A7F36">
          <w:rPr>
            <w:rFonts w:hint="eastAsia"/>
            <w:sz w:val="20"/>
            <w:lang w:eastAsia="ko-KR"/>
          </w:rPr>
          <w:t xml:space="preserve"> </w:t>
        </w:r>
      </w:ins>
      <w:ins w:id="385" w:author="안희영" w:date="2022-04-14T11:00:00Z">
        <w:r w:rsidR="007D046C" w:rsidRPr="00335232">
          <w:rPr>
            <w:sz w:val="20"/>
            <w:lang w:eastAsia="ko-KR"/>
          </w:rPr>
          <w:t xml:space="preserve">the nuclear segmentation pipeline. </w:t>
        </w:r>
        <w:proofErr w:type="spellStart"/>
        <w:r w:rsidR="007D046C" w:rsidRPr="00335232">
          <w:rPr>
            <w:sz w:val="20"/>
            <w:lang w:eastAsia="ko-KR"/>
          </w:rPr>
          <w:t>HoVer</w:t>
        </w:r>
        <w:proofErr w:type="spellEnd"/>
        <w:r w:rsidR="007D046C" w:rsidRPr="00335232">
          <w:rPr>
            <w:sz w:val="20"/>
            <w:lang w:eastAsia="ko-KR"/>
          </w:rPr>
          <w:t>-Net [3]</w:t>
        </w:r>
        <w:r w:rsidR="007D046C">
          <w:rPr>
            <w:sz w:val="20"/>
            <w:lang w:eastAsia="ko-KR"/>
          </w:rPr>
          <w:t xml:space="preserve"> predicts</w:t>
        </w:r>
      </w:ins>
      <w:ins w:id="386" w:author="안희영" w:date="2022-04-15T09:40:00Z">
        <w:r w:rsidR="006A7F36">
          <w:rPr>
            <w:rFonts w:hint="eastAsia"/>
            <w:sz w:val="20"/>
            <w:lang w:eastAsia="ko-KR"/>
          </w:rPr>
          <w:t xml:space="preserve"> </w:t>
        </w:r>
      </w:ins>
      <w:ins w:id="387" w:author="안희영" w:date="2022-04-14T11:00:00Z">
        <w:r w:rsidR="007D046C">
          <w:rPr>
            <w:rFonts w:hint="eastAsia"/>
            <w:sz w:val="20"/>
            <w:lang w:eastAsia="ko-KR"/>
          </w:rPr>
          <w:t>t</w:t>
        </w:r>
        <w:r w:rsidR="007D046C">
          <w:rPr>
            <w:sz w:val="20"/>
            <w:lang w:eastAsia="ko-KR"/>
          </w:rPr>
          <w:t>he</w:t>
        </w:r>
        <w:r w:rsidR="0074252F">
          <w:rPr>
            <w:sz w:val="20"/>
            <w:lang w:eastAsia="ko-KR"/>
          </w:rPr>
          <w:t xml:space="preserve"> horizontal and vertical distances between nuclear object</w:t>
        </w:r>
      </w:ins>
      <w:ins w:id="388" w:author="안희영" w:date="2022-04-15T09:40:00Z">
        <w:r w:rsidR="006A7F36">
          <w:rPr>
            <w:sz w:val="20"/>
            <w:lang w:eastAsia="ko-KR"/>
          </w:rPr>
          <w:t xml:space="preserve"> and</w:t>
        </w:r>
      </w:ins>
    </w:p>
    <w:p w14:paraId="68D3A51E" w14:textId="091A1D27" w:rsidR="00BB204A" w:rsidRPr="0074252F" w:rsidDel="00924DC3" w:rsidRDefault="0044156C">
      <w:pPr>
        <w:rPr>
          <w:del w:id="389" w:author="안희영" w:date="2022-04-14T10:46:00Z"/>
          <w:sz w:val="20"/>
          <w:lang w:eastAsia="ko-KR"/>
          <w:rPrChange w:id="390" w:author="안희영" w:date="2022-04-14T11:02:00Z">
            <w:rPr>
              <w:del w:id="391" w:author="안희영" w:date="2022-04-14T10:46:00Z"/>
              <w:sz w:val="22"/>
              <w:szCs w:val="22"/>
              <w:lang w:eastAsia="ko-KR"/>
            </w:rPr>
          </w:rPrChange>
        </w:rPr>
        <w:pPrChange w:id="392" w:author="안희영" w:date="2022-04-14T10:46:00Z">
          <w:pPr>
            <w:pStyle w:val="ab"/>
          </w:pPr>
        </w:pPrChange>
      </w:pPr>
      <w:r w:rsidRPr="00441C2B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1EF987C" wp14:editId="5E526FC2">
                <wp:simplePos x="0" y="0"/>
                <wp:positionH relativeFrom="margin">
                  <wp:align>left</wp:align>
                </wp:positionH>
                <wp:positionV relativeFrom="paragraph">
                  <wp:posOffset>2089150</wp:posOffset>
                </wp:positionV>
                <wp:extent cx="6320155" cy="665480"/>
                <wp:effectExtent l="0" t="0" r="4445" b="1270"/>
                <wp:wrapTopAndBottom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0155" cy="6654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B6C05E" w14:textId="2812D891" w:rsidR="00BB204A" w:rsidRPr="00441C2B" w:rsidRDefault="00BB204A" w:rsidP="00BB204A">
                            <w:pPr>
                              <w:pStyle w:val="ae"/>
                              <w:jc w:val="both"/>
                              <w:rPr>
                                <w:sz w:val="18"/>
                              </w:rPr>
                            </w:pPr>
                            <w:r w:rsidRPr="00441C2B">
                              <w:rPr>
                                <w:b/>
                                <w:bCs/>
                              </w:rPr>
                              <w:t>Fig.  2</w:t>
                            </w:r>
                            <w:r w:rsidRPr="00441C2B">
                              <w:t xml:space="preserve">. Visual comparison for each method. White rectangles </w:t>
                            </w:r>
                            <w:r w:rsidRPr="00441C2B">
                              <w:rPr>
                                <w:lang w:eastAsia="ko-KR"/>
                              </w:rPr>
                              <w:t>show</w:t>
                            </w:r>
                            <w:r w:rsidRPr="00441C2B">
                              <w:t xml:space="preserve"> improvements of our method for classes with fewer objects (i.e.</w:t>
                            </w:r>
                            <w:ins w:id="393" w:author="Author">
                              <w:r w:rsidR="00AB5382" w:rsidRPr="00441C2B">
                                <w:t>,</w:t>
                              </w:r>
                            </w:ins>
                            <w:r w:rsidRPr="00441C2B">
                              <w:t xml:space="preserve"> yellow for Neutrophil, purple for Eosinophil). From left to right, original image, original mask, prediction mask of Unet++ with base augmentation, prediction mask of Unet++ with base augmentation combined with proposed copy-paste (source-level)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EF987C" id="Text Box 2" o:spid="_x0000_s1027" type="#_x0000_t202" style="position:absolute;margin-left:0;margin-top:164.5pt;width:497.65pt;height:52.4pt;z-index:251664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" stroked="f">
                <v:textbox inset="0,0,0,0">
                  <w:txbxContent>
                    <w:p w14:paraId="1FB6C05E" w14:textId="2812D891" w:rsidR="00BB204A" w:rsidRPr="00441C2B" w:rsidRDefault="00BB204A" w:rsidP="00BB204A">
                      <w:pPr>
                        <w:pStyle w:val="ae"/>
                        <w:jc w:val="both"/>
                        <w:rPr>
                          <w:sz w:val="18"/>
                        </w:rPr>
                      </w:pPr>
                      <w:r w:rsidRPr="00441C2B">
                        <w:rPr>
                          <w:b/>
                          <w:bCs/>
                        </w:rPr>
                        <w:t>Fig.  2</w:t>
                      </w:r>
                      <w:r w:rsidRPr="00441C2B">
                        <w:t xml:space="preserve">. Visual comparison for each method. White rectangles </w:t>
                      </w:r>
                      <w:r w:rsidRPr="00441C2B">
                        <w:rPr>
                          <w:lang w:eastAsia="ko-KR"/>
                        </w:rPr>
                        <w:t>show</w:t>
                      </w:r>
                      <w:r w:rsidRPr="00441C2B">
                        <w:t xml:space="preserve"> improvements of our method for classes with fewer objects (i.e.</w:t>
                      </w:r>
                      <w:ins w:id="394" w:author="Author">
                        <w:r w:rsidR="00AB5382" w:rsidRPr="00441C2B">
                          <w:t>,</w:t>
                        </w:r>
                      </w:ins>
                      <w:r w:rsidRPr="00441C2B">
                        <w:t xml:space="preserve"> yellow for Neutrophil, purple for Eosinophil). From left to right, original image, original mask, prediction mask of Unet++ with base augmentation, prediction mask of Unet++ with base augmentation combined with proposed copy-paste (source-level)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441C2B">
        <w:rPr>
          <w:b/>
          <w:noProof/>
          <w:lang w:eastAsia="ko-KR"/>
        </w:rPr>
        <w:drawing>
          <wp:anchor distT="0" distB="0" distL="114300" distR="114300" simplePos="0" relativeHeight="251662336" behindDoc="0" locked="0" layoutInCell="1" allowOverlap="1" wp14:anchorId="0E10DB11" wp14:editId="0BC96872">
            <wp:simplePos x="0" y="0"/>
            <wp:positionH relativeFrom="margin">
              <wp:align>right</wp:align>
            </wp:positionH>
            <wp:positionV relativeFrom="paragraph">
              <wp:posOffset>19050</wp:posOffset>
            </wp:positionV>
            <wp:extent cx="6393180" cy="2018665"/>
            <wp:effectExtent l="0" t="0" r="7620" b="635"/>
            <wp:wrapTopAndBottom/>
            <wp:docPr id="22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180" cy="201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ins w:id="394" w:author="안희영" w:date="2022-04-14T10:28:00Z">
        <w:r w:rsidR="0074252F" w:rsidRPr="00441C2B">
          <w:rPr>
            <w:noProof/>
          </w:rPr>
          <mc:AlternateContent>
            <mc:Choice Requires="wps">
              <w:drawing>
                <wp:anchor distT="0" distB="0" distL="114300" distR="114300" simplePos="0" relativeHeight="251670528" behindDoc="0" locked="0" layoutInCell="1" allowOverlap="1" wp14:anchorId="0C376BBE" wp14:editId="3C342C15">
                  <wp:simplePos x="0" y="0"/>
                  <wp:positionH relativeFrom="column">
                    <wp:posOffset>3308350</wp:posOffset>
                  </wp:positionH>
                  <wp:positionV relativeFrom="paragraph">
                    <wp:posOffset>2767965</wp:posOffset>
                  </wp:positionV>
                  <wp:extent cx="2367280" cy="254000"/>
                  <wp:effectExtent l="0" t="0" r="0" b="0"/>
                  <wp:wrapTopAndBottom/>
                  <wp:docPr id="5" name="Text Box 5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2367280" cy="2540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0E8E241" w14:textId="10A2ECB1" w:rsidR="003D6119" w:rsidRPr="00441C2B" w:rsidRDefault="003D6119" w:rsidP="003D6119">
                              <w:pPr>
                                <w:pStyle w:val="ae"/>
                                <w:jc w:val="both"/>
                                <w:rPr>
                                  <w:sz w:val="18"/>
                                </w:rPr>
                              </w:pPr>
                              <w:ins w:id="395" w:author="안희영" w:date="2022-04-14T10:28:00Z">
                                <w:r>
                                  <w:rPr>
                                    <w:rFonts w:hint="eastAsia"/>
                                    <w:b/>
                                    <w:bCs/>
                                    <w:lang w:eastAsia="ko-KR"/>
                                  </w:rPr>
                                  <w:t>T</w:t>
                                </w:r>
                                <w:r>
                                  <w:rPr>
                                    <w:b/>
                                    <w:bCs/>
                                    <w:lang w:eastAsia="ko-KR"/>
                                  </w:rPr>
                                  <w:t xml:space="preserve">able 1. </w:t>
                                </w:r>
                                <w:r w:rsidRPr="003D6119">
                                  <w:rPr>
                                    <w:lang w:eastAsia="ko-KR"/>
                                    <w:rPrChange w:id="396" w:author="안희영" w:date="2022-04-14T10:28:00Z">
                                      <w:rPr>
                                        <w:b/>
                                        <w:bCs/>
                                        <w:lang w:eastAsia="ko-KR"/>
                                      </w:rPr>
                                    </w:rPrChange>
                                  </w:rPr>
                                  <w:t>Comparative results for each method</w:t>
                                </w:r>
                              </w:ins>
                              <w:del w:id="397" w:author="안희영" w:date="2022-04-14T10:28:00Z">
                                <w:r w:rsidRPr="00441C2B" w:rsidDel="003D6119">
                                  <w:rPr>
                                    <w:b/>
                                    <w:bCs/>
                                  </w:rPr>
                                  <w:delText>Fig.  2</w:delText>
                                </w:r>
                                <w:r w:rsidRPr="00441C2B" w:rsidDel="003D6119">
                                  <w:delText xml:space="preserve">. Visual comparison for each method. White rectangles </w:delText>
                                </w:r>
                                <w:r w:rsidRPr="00441C2B" w:rsidDel="003D6119">
                                  <w:rPr>
                                    <w:lang w:eastAsia="ko-KR"/>
                                  </w:rPr>
                                  <w:delText>show</w:delText>
                                </w:r>
                                <w:r w:rsidRPr="00441C2B" w:rsidDel="003D6119">
                                  <w:delText xml:space="preserve"> improvements of our method for classes with fewer objects (i.e.</w:delText>
                                </w:r>
                              </w:del>
                              <w:ins w:id="398" w:author="Author">
                                <w:del w:id="399" w:author="안희영" w:date="2022-04-14T10:28:00Z">
                                  <w:r w:rsidRPr="00441C2B" w:rsidDel="003D6119">
                                    <w:delText>,</w:delText>
                                  </w:r>
                                </w:del>
                              </w:ins>
                              <w:del w:id="400" w:author="안희영" w:date="2022-04-14T10:28:00Z">
                                <w:r w:rsidRPr="00441C2B" w:rsidDel="003D6119">
                                  <w:delText xml:space="preserve"> yellow for Neutrophil, purple for Eosinophil). From left to right, original image, original mask, prediction mask of Unet++ with base augmentation, prediction mask of Unet++ with base augmentation combined with proposed copy-paste (source-level)</w:delText>
                                </w:r>
                              </w:del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w14:anchorId="0C376BBE" id="Text Box 5" o:spid="_x0000_s1028" type="#_x0000_t202" style="position:absolute;margin-left:260.5pt;margin-top:217.95pt;width:186.4pt;height:20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" stroked="f">
                  <v:textbox inset="0,0,0,0">
                    <w:txbxContent>
                      <w:p w14:paraId="70E8E241" w14:textId="10A2ECB1" w:rsidR="003D6119" w:rsidRPr="00441C2B" w:rsidRDefault="003D6119" w:rsidP="003D6119">
                        <w:pPr>
                          <w:pStyle w:val="ae"/>
                          <w:jc w:val="both"/>
                          <w:rPr>
                            <w:sz w:val="18"/>
                          </w:rPr>
                        </w:pPr>
                        <w:ins w:id="402" w:author="안희영" w:date="2022-04-14T10:28:00Z">
                          <w:r>
                            <w:rPr>
                              <w:rFonts w:hint="eastAsia"/>
                              <w:b/>
                              <w:bCs/>
                              <w:lang w:eastAsia="ko-KR"/>
                            </w:rPr>
                            <w:t>T</w:t>
                          </w:r>
                          <w:r>
                            <w:rPr>
                              <w:b/>
                              <w:bCs/>
                              <w:lang w:eastAsia="ko-KR"/>
                            </w:rPr>
                            <w:t xml:space="preserve">able 1. </w:t>
                          </w:r>
                          <w:r w:rsidRPr="003D6119">
                            <w:rPr>
                              <w:lang w:eastAsia="ko-KR"/>
                              <w:rPrChange w:id="403" w:author="안희영" w:date="2022-04-14T10:28:00Z">
                                <w:rPr>
                                  <w:b/>
                                  <w:bCs/>
                                  <w:lang w:eastAsia="ko-KR"/>
                                </w:rPr>
                              </w:rPrChange>
                            </w:rPr>
                            <w:t>Comparative results for each method</w:t>
                          </w:r>
                        </w:ins>
                        <w:del w:id="404" w:author="안희영" w:date="2022-04-14T10:28:00Z">
                          <w:r w:rsidRPr="00441C2B" w:rsidDel="003D6119">
                            <w:rPr>
                              <w:b/>
                              <w:bCs/>
                            </w:rPr>
                            <w:delText>Fig.  2</w:delText>
                          </w:r>
                          <w:r w:rsidRPr="00441C2B" w:rsidDel="003D6119">
                            <w:delText xml:space="preserve">. Visual comparison for each method. White rectangles </w:delText>
                          </w:r>
                          <w:r w:rsidRPr="00441C2B" w:rsidDel="003D6119">
                            <w:rPr>
                              <w:lang w:eastAsia="ko-KR"/>
                            </w:rPr>
                            <w:delText>show</w:delText>
                          </w:r>
                          <w:r w:rsidRPr="00441C2B" w:rsidDel="003D6119">
                            <w:delText xml:space="preserve"> improvements of our method for classes with fewer objects (i.e.</w:delText>
                          </w:r>
                        </w:del>
                        <w:ins w:id="405" w:author="Author">
                          <w:del w:id="406" w:author="안희영" w:date="2022-04-14T10:28:00Z">
                            <w:r w:rsidRPr="00441C2B" w:rsidDel="003D6119">
                              <w:delText>,</w:delText>
                            </w:r>
                          </w:del>
                        </w:ins>
                        <w:del w:id="407" w:author="안희영" w:date="2022-04-14T10:28:00Z">
                          <w:r w:rsidRPr="00441C2B" w:rsidDel="003D6119">
                            <w:delText xml:space="preserve"> yellow for Neutrophil, purple for Eosinophil). From left to right, original image, original mask, prediction mask of Unet++ with base augmentation, prediction mask of Unet++ with base augmentation combined with proposed copy-paste (source-level)</w:delText>
                          </w:r>
                        </w:del>
                      </w:p>
                    </w:txbxContent>
                  </v:textbox>
                  <w10:wrap type="topAndBottom"/>
                </v:shape>
              </w:pict>
            </mc:Fallback>
          </mc:AlternateContent>
        </w:r>
      </w:ins>
    </w:p>
    <w:p w14:paraId="1A72568E" w14:textId="3A16C9A6" w:rsidR="00BB204A" w:rsidRPr="00441C2B" w:rsidDel="00924DC3" w:rsidRDefault="00BB204A">
      <w:pPr>
        <w:rPr>
          <w:del w:id="401" w:author="안희영" w:date="2022-04-14T10:46:00Z"/>
          <w:b/>
          <w:bCs/>
          <w:sz w:val="20"/>
          <w:lang w:eastAsia="ko-KR"/>
        </w:rPr>
      </w:pPr>
      <w:del w:id="402" w:author="안희영" w:date="2022-04-14T10:46:00Z">
        <w:r w:rsidRPr="00441C2B" w:rsidDel="00924DC3">
          <w:rPr>
            <w:rFonts w:hint="eastAsia"/>
            <w:b/>
            <w:bCs/>
            <w:sz w:val="20"/>
            <w:lang w:eastAsia="ko-KR"/>
          </w:rPr>
          <w:delText>3</w:delText>
        </w:r>
        <w:r w:rsidRPr="00441C2B" w:rsidDel="00924DC3">
          <w:rPr>
            <w:b/>
            <w:bCs/>
            <w:sz w:val="20"/>
            <w:lang w:eastAsia="ko-KR"/>
          </w:rPr>
          <w:delText>.1 Training Pipeline</w:delText>
        </w:r>
      </w:del>
    </w:p>
    <w:p w14:paraId="2F6F3338" w14:textId="20E0C8E7" w:rsidR="00BB204A" w:rsidRPr="00441C2B" w:rsidRDefault="00BB204A">
      <w:pPr>
        <w:rPr>
          <w:sz w:val="10"/>
          <w:szCs w:val="10"/>
        </w:rPr>
        <w:pPrChange w:id="403" w:author="안희영" w:date="2022-04-14T10:46:00Z">
          <w:pPr>
            <w:jc w:val="both"/>
          </w:pPr>
        </w:pPrChange>
      </w:pPr>
    </w:p>
    <w:p w14:paraId="1B67BEDD" w14:textId="5D3C0D9B" w:rsidR="00BB204A" w:rsidRPr="00441C2B" w:rsidDel="003D6119" w:rsidRDefault="00BB204A" w:rsidP="00BB204A">
      <w:pPr>
        <w:pStyle w:val="ab"/>
        <w:rPr>
          <w:del w:id="404" w:author="안희영" w:date="2022-04-14T10:27:00Z"/>
          <w:lang w:eastAsia="ko-KR"/>
        </w:rPr>
      </w:pPr>
      <w:del w:id="405" w:author="안희영" w:date="2022-04-14T11:10:00Z">
        <w:r w:rsidRPr="00441C2B" w:rsidDel="00CB5464">
          <w:rPr>
            <w:lang w:eastAsia="ko-KR"/>
          </w:rPr>
          <w:delText xml:space="preserve">For validating </w:delText>
        </w:r>
      </w:del>
      <w:ins w:id="406" w:author="Author">
        <w:del w:id="407" w:author="안희영" w:date="2022-04-14T10:54:00Z">
          <w:r w:rsidR="00C55CA5" w:rsidRPr="00441C2B" w:rsidDel="00D2394E">
            <w:rPr>
              <w:lang w:eastAsia="ko-KR"/>
            </w:rPr>
            <w:delText xml:space="preserve">To validate </w:delText>
          </w:r>
        </w:del>
      </w:ins>
      <w:del w:id="408" w:author="안희영" w:date="2022-04-14T10:54:00Z">
        <w:r w:rsidRPr="00441C2B" w:rsidDel="00D2394E">
          <w:rPr>
            <w:lang w:eastAsia="ko-KR"/>
          </w:rPr>
          <w:delText>our method, we adopt</w:delText>
        </w:r>
      </w:del>
      <w:ins w:id="409" w:author="Author">
        <w:del w:id="410" w:author="안희영" w:date="2022-04-14T10:54:00Z">
          <w:r w:rsidR="008278B1" w:rsidRPr="00441C2B" w:rsidDel="00D2394E">
            <w:rPr>
              <w:lang w:eastAsia="ko-KR"/>
            </w:rPr>
            <w:delText>ed</w:delText>
          </w:r>
        </w:del>
      </w:ins>
      <w:del w:id="411" w:author="안희영" w:date="2022-04-14T10:54:00Z">
        <w:r w:rsidRPr="00441C2B" w:rsidDel="00D2394E">
          <w:rPr>
            <w:lang w:eastAsia="ko-KR"/>
          </w:rPr>
          <w:delText xml:space="preserve"> the HoVer-Net [</w:delText>
        </w:r>
        <w:r w:rsidR="0085750A" w:rsidRPr="00441C2B" w:rsidDel="00D2394E">
          <w:rPr>
            <w:lang w:eastAsia="ko-KR"/>
          </w:rPr>
          <w:delText>3</w:delText>
        </w:r>
        <w:r w:rsidRPr="00441C2B" w:rsidDel="00D2394E">
          <w:rPr>
            <w:lang w:eastAsia="ko-KR"/>
          </w:rPr>
          <w:delText xml:space="preserve">] </w:delText>
        </w:r>
      </w:del>
      <w:del w:id="412" w:author="안희영" w:date="2022-04-14T10:59:00Z">
        <w:r w:rsidRPr="00441C2B" w:rsidDel="007D046C">
          <w:rPr>
            <w:lang w:eastAsia="ko-KR"/>
          </w:rPr>
          <w:delText xml:space="preserve">as </w:delText>
        </w:r>
      </w:del>
      <w:ins w:id="413" w:author="Author">
        <w:del w:id="414" w:author="안희영" w:date="2022-04-14T11:00:00Z">
          <w:r w:rsidR="00C55CA5" w:rsidRPr="00441C2B" w:rsidDel="007D046C">
            <w:rPr>
              <w:lang w:eastAsia="ko-KR"/>
            </w:rPr>
            <w:delText xml:space="preserve">the </w:delText>
          </w:r>
        </w:del>
      </w:ins>
      <w:del w:id="415" w:author="안희영" w:date="2022-04-14T11:00:00Z">
        <w:r w:rsidRPr="00441C2B" w:rsidDel="007D046C">
          <w:rPr>
            <w:lang w:eastAsia="ko-KR"/>
          </w:rPr>
          <w:delText>nuclear segmentation pipeline. HoVer-Net [</w:delText>
        </w:r>
        <w:r w:rsidR="0085750A" w:rsidRPr="00441C2B" w:rsidDel="007D046C">
          <w:rPr>
            <w:lang w:eastAsia="ko-KR"/>
          </w:rPr>
          <w:delText>3</w:delText>
        </w:r>
        <w:r w:rsidRPr="00441C2B" w:rsidDel="007D046C">
          <w:rPr>
            <w:lang w:eastAsia="ko-KR"/>
          </w:rPr>
          <w:delText xml:space="preserve">] predicts the </w:delText>
        </w:r>
      </w:del>
    </w:p>
    <w:p w14:paraId="51E1055B" w14:textId="099E8C29" w:rsidR="00BB204A" w:rsidRPr="00441C2B" w:rsidDel="003D6119" w:rsidRDefault="00BB204A" w:rsidP="00BB204A">
      <w:pPr>
        <w:pStyle w:val="ab"/>
        <w:rPr>
          <w:del w:id="416" w:author="안희영" w:date="2022-04-14T10:27:00Z"/>
          <w:lang w:eastAsia="ko-KR"/>
        </w:rPr>
      </w:pPr>
    </w:p>
    <w:p w14:paraId="4C704001" w14:textId="30CAD4C6" w:rsidR="00BB204A" w:rsidRPr="00441C2B" w:rsidRDefault="00BB204A" w:rsidP="00BB204A">
      <w:pPr>
        <w:pStyle w:val="ab"/>
      </w:pPr>
      <w:del w:id="417" w:author="안희영" w:date="2022-04-15T09:40:00Z">
        <w:r w:rsidRPr="00441C2B" w:rsidDel="006A7F36">
          <w:rPr>
            <w:lang w:eastAsia="ko-KR"/>
          </w:rPr>
          <w:delText>horizontal</w:delText>
        </w:r>
      </w:del>
      <w:ins w:id="418" w:author="Author">
        <w:del w:id="419" w:author="안희영" w:date="2022-04-15T09:40:00Z">
          <w:r w:rsidR="008278B1" w:rsidRPr="00441C2B" w:rsidDel="006A7F36">
            <w:rPr>
              <w:lang w:eastAsia="ko-KR"/>
            </w:rPr>
            <w:delText xml:space="preserve"> </w:delText>
          </w:r>
        </w:del>
      </w:ins>
      <w:del w:id="420" w:author="안희영" w:date="2022-04-15T09:40:00Z">
        <w:r w:rsidRPr="00441C2B" w:rsidDel="006A7F36">
          <w:rPr>
            <w:lang w:eastAsia="ko-KR"/>
          </w:rPr>
          <w:delText xml:space="preserve">, </w:delText>
        </w:r>
      </w:del>
      <w:ins w:id="421" w:author="Author">
        <w:del w:id="422" w:author="안희영" w:date="2022-04-15T09:40:00Z">
          <w:r w:rsidR="008278B1" w:rsidRPr="00441C2B" w:rsidDel="006A7F36">
            <w:rPr>
              <w:lang w:eastAsia="ko-KR"/>
            </w:rPr>
            <w:delText xml:space="preserve">and </w:delText>
          </w:r>
        </w:del>
      </w:ins>
      <w:del w:id="423" w:author="안희영" w:date="2022-04-15T09:40:00Z">
        <w:r w:rsidRPr="00441C2B" w:rsidDel="006A7F36">
          <w:rPr>
            <w:lang w:eastAsia="ko-KR"/>
          </w:rPr>
          <w:delText xml:space="preserve">vertical distances of </w:delText>
        </w:r>
      </w:del>
      <w:ins w:id="424" w:author="Author">
        <w:del w:id="425" w:author="안희영" w:date="2022-04-15T09:40:00Z">
          <w:r w:rsidR="00C55CA5" w:rsidRPr="00441C2B" w:rsidDel="006A7F36">
            <w:rPr>
              <w:lang w:eastAsia="ko-KR"/>
            </w:rPr>
            <w:delText xml:space="preserve">between </w:delText>
          </w:r>
        </w:del>
      </w:ins>
      <w:del w:id="426" w:author="안희영" w:date="2022-04-15T09:40:00Z">
        <w:r w:rsidRPr="00441C2B" w:rsidDel="006A7F36">
          <w:rPr>
            <w:lang w:eastAsia="ko-KR"/>
          </w:rPr>
          <w:delText xml:space="preserve">nuclear object to </w:delText>
        </w:r>
      </w:del>
      <w:ins w:id="427" w:author="Author">
        <w:del w:id="428" w:author="안희영" w:date="2022-04-15T09:40:00Z">
          <w:r w:rsidR="00C55CA5" w:rsidRPr="00441C2B" w:rsidDel="006A7F36">
            <w:rPr>
              <w:lang w:eastAsia="ko-KR"/>
            </w:rPr>
            <w:delText xml:space="preserve">and </w:delText>
          </w:r>
        </w:del>
      </w:ins>
      <w:del w:id="429" w:author="Author">
        <w:r w:rsidRPr="00441C2B" w:rsidDel="00C55CA5">
          <w:rPr>
            <w:lang w:eastAsia="ko-KR"/>
          </w:rPr>
          <w:delText xml:space="preserve">its </w:delText>
        </w:r>
      </w:del>
      <w:ins w:id="430" w:author="Author">
        <w:r w:rsidR="00C55CA5" w:rsidRPr="00441C2B">
          <w:rPr>
            <w:lang w:eastAsia="ko-KR"/>
          </w:rPr>
          <w:t xml:space="preserve">their </w:t>
        </w:r>
      </w:ins>
      <w:del w:id="431" w:author="Author">
        <w:r w:rsidRPr="00441C2B" w:rsidDel="008278B1">
          <w:rPr>
            <w:lang w:eastAsia="ko-KR"/>
          </w:rPr>
          <w:delText>centres</w:delText>
        </w:r>
      </w:del>
      <w:ins w:id="432" w:author="Author">
        <w:r w:rsidR="008278B1" w:rsidRPr="00441C2B">
          <w:rPr>
            <w:lang w:eastAsia="ko-KR"/>
          </w:rPr>
          <w:t>centers</w:t>
        </w:r>
      </w:ins>
      <w:r w:rsidRPr="00441C2B">
        <w:rPr>
          <w:lang w:eastAsia="ko-KR"/>
        </w:rPr>
        <w:t xml:space="preserve"> of mass, which are leveraged to segment adjacent nuclei</w:t>
      </w:r>
      <w:ins w:id="433" w:author="Author">
        <w:r w:rsidR="008278B1" w:rsidRPr="00441C2B">
          <w:rPr>
            <w:lang w:eastAsia="ko-KR"/>
          </w:rPr>
          <w:t>,</w:t>
        </w:r>
      </w:ins>
      <w:r w:rsidRPr="00441C2B">
        <w:rPr>
          <w:lang w:eastAsia="ko-KR"/>
        </w:rPr>
        <w:t xml:space="preserve"> precisely in subsequent post-processing. Only </w:t>
      </w:r>
      <w:ins w:id="434" w:author="Author">
        <w:r w:rsidR="00C55CA5" w:rsidRPr="00441C2B">
          <w:rPr>
            <w:lang w:eastAsia="ko-KR"/>
          </w:rPr>
          <w:t xml:space="preserve">the </w:t>
        </w:r>
      </w:ins>
      <w:r w:rsidRPr="00441C2B">
        <w:rPr>
          <w:lang w:eastAsia="ko-KR"/>
        </w:rPr>
        <w:t>model architecture is replace</w:t>
      </w:r>
      <w:r w:rsidRPr="00441C2B">
        <w:rPr>
          <w:rFonts w:hint="eastAsia"/>
          <w:lang w:eastAsia="ko-KR"/>
        </w:rPr>
        <w:t>d</w:t>
      </w:r>
      <w:r w:rsidRPr="00441C2B">
        <w:rPr>
          <w:lang w:eastAsia="ko-KR"/>
        </w:rPr>
        <w:t xml:space="preserve"> with Unet++ [</w:t>
      </w:r>
      <w:r w:rsidR="0085750A" w:rsidRPr="00441C2B">
        <w:rPr>
          <w:lang w:eastAsia="ko-KR"/>
        </w:rPr>
        <w:t>5</w:t>
      </w:r>
      <w:r w:rsidRPr="00441C2B">
        <w:rPr>
          <w:lang w:eastAsia="ko-KR"/>
        </w:rPr>
        <w:t>]</w:t>
      </w:r>
      <w:r w:rsidR="00E17E9C" w:rsidRPr="00441C2B">
        <w:rPr>
          <w:lang w:eastAsia="ko-KR"/>
        </w:rPr>
        <w:t xml:space="preserve"> </w:t>
      </w:r>
      <w:del w:id="435" w:author="Author">
        <w:r w:rsidR="00E17E9C" w:rsidRPr="00441C2B" w:rsidDel="008278B1">
          <w:rPr>
            <w:lang w:eastAsia="ko-KR"/>
          </w:rPr>
          <w:delText>architecutre</w:delText>
        </w:r>
      </w:del>
      <w:ins w:id="436" w:author="Author">
        <w:r w:rsidR="008278B1" w:rsidRPr="00441C2B">
          <w:rPr>
            <w:lang w:eastAsia="ko-KR"/>
          </w:rPr>
          <w:t>architecture</w:t>
        </w:r>
        <w:r w:rsidR="00C55CA5" w:rsidRPr="00441C2B">
          <w:rPr>
            <w:lang w:eastAsia="ko-KR"/>
          </w:rPr>
          <w:t>,</w:t>
        </w:r>
      </w:ins>
      <w:r w:rsidRPr="00441C2B">
        <w:rPr>
          <w:lang w:eastAsia="ko-KR"/>
        </w:rPr>
        <w:t xml:space="preserve"> whose encoder is EfficientNet-b7 [</w:t>
      </w:r>
      <w:r w:rsidR="0085750A" w:rsidRPr="00441C2B">
        <w:rPr>
          <w:lang w:eastAsia="ko-KR"/>
        </w:rPr>
        <w:t>6</w:t>
      </w:r>
      <w:r w:rsidRPr="00441C2B">
        <w:rPr>
          <w:lang w:eastAsia="ko-KR"/>
        </w:rPr>
        <w:t>] pretrained on ImageNet [</w:t>
      </w:r>
      <w:r w:rsidR="0085750A" w:rsidRPr="00441C2B">
        <w:rPr>
          <w:lang w:eastAsia="ko-KR"/>
        </w:rPr>
        <w:t>7</w:t>
      </w:r>
      <w:r w:rsidRPr="00441C2B">
        <w:rPr>
          <w:lang w:eastAsia="ko-KR"/>
        </w:rPr>
        <w:t>]</w:t>
      </w:r>
      <w:ins w:id="437" w:author="Author">
        <w:r w:rsidR="008278B1" w:rsidRPr="00441C2B">
          <w:rPr>
            <w:lang w:eastAsia="ko-KR"/>
          </w:rPr>
          <w:t>,</w:t>
        </w:r>
      </w:ins>
      <w:r w:rsidRPr="00441C2B">
        <w:rPr>
          <w:lang w:eastAsia="ko-KR"/>
        </w:rPr>
        <w:t xml:space="preserve"> because </w:t>
      </w:r>
      <w:del w:id="438" w:author="Author">
        <w:r w:rsidRPr="00441C2B" w:rsidDel="00C55CA5">
          <w:rPr>
            <w:lang w:eastAsia="ko-KR"/>
          </w:rPr>
          <w:delText xml:space="preserve">simply </w:delText>
        </w:r>
      </w:del>
      <w:r w:rsidRPr="00441C2B">
        <w:rPr>
          <w:lang w:eastAsia="ko-KR"/>
        </w:rPr>
        <w:t xml:space="preserve">it </w:t>
      </w:r>
      <w:del w:id="439" w:author="Author">
        <w:r w:rsidRPr="00441C2B" w:rsidDel="008278B1">
          <w:rPr>
            <w:lang w:eastAsia="ko-KR"/>
          </w:rPr>
          <w:delText xml:space="preserve">yields </w:delText>
        </w:r>
      </w:del>
      <w:ins w:id="440" w:author="Author">
        <w:r w:rsidR="008278B1" w:rsidRPr="00441C2B">
          <w:rPr>
            <w:lang w:eastAsia="ko-KR"/>
          </w:rPr>
          <w:t xml:space="preserve">yielded </w:t>
        </w:r>
      </w:ins>
      <w:r w:rsidRPr="00441C2B">
        <w:rPr>
          <w:lang w:eastAsia="ko-KR"/>
        </w:rPr>
        <w:t>slightly better performance</w:t>
      </w:r>
      <w:r w:rsidR="00E17E9C" w:rsidRPr="00441C2B">
        <w:rPr>
          <w:lang w:eastAsia="ko-KR"/>
        </w:rPr>
        <w:t xml:space="preserve"> than </w:t>
      </w:r>
      <w:proofErr w:type="spellStart"/>
      <w:r w:rsidR="00E17E9C" w:rsidRPr="00441C2B">
        <w:rPr>
          <w:lang w:eastAsia="ko-KR"/>
        </w:rPr>
        <w:t>HoVer</w:t>
      </w:r>
      <w:proofErr w:type="spellEnd"/>
      <w:r w:rsidR="00E17E9C" w:rsidRPr="00441C2B">
        <w:rPr>
          <w:lang w:eastAsia="ko-KR"/>
        </w:rPr>
        <w:t>-Net architecture</w:t>
      </w:r>
      <w:ins w:id="441" w:author="Author">
        <w:r w:rsidR="008278B1" w:rsidRPr="00441C2B">
          <w:rPr>
            <w:lang w:eastAsia="ko-KR"/>
          </w:rPr>
          <w:t>,</w:t>
        </w:r>
      </w:ins>
      <w:r w:rsidR="0019250C" w:rsidRPr="00441C2B">
        <w:rPr>
          <w:lang w:eastAsia="ko-KR"/>
        </w:rPr>
        <w:t xml:space="preserve"> whose encoder is </w:t>
      </w:r>
      <w:r w:rsidR="00E17E9C" w:rsidRPr="00441C2B">
        <w:rPr>
          <w:lang w:eastAsia="ko-KR"/>
        </w:rPr>
        <w:t>pretrained on ImageNet [</w:t>
      </w:r>
      <w:r w:rsidR="0085750A" w:rsidRPr="00441C2B">
        <w:rPr>
          <w:lang w:eastAsia="ko-KR"/>
        </w:rPr>
        <w:t>7</w:t>
      </w:r>
      <w:r w:rsidR="00E17E9C" w:rsidRPr="00441C2B">
        <w:rPr>
          <w:lang w:eastAsia="ko-KR"/>
        </w:rPr>
        <w:t>]</w:t>
      </w:r>
      <w:r w:rsidRPr="00441C2B">
        <w:rPr>
          <w:lang w:eastAsia="ko-KR"/>
        </w:rPr>
        <w:t xml:space="preserve"> in our empirical experiments.</w:t>
      </w:r>
    </w:p>
    <w:p w14:paraId="7FF93F04" w14:textId="54ADA7DA" w:rsidR="00BB204A" w:rsidRPr="00441C2B" w:rsidRDefault="00BB204A" w:rsidP="00FC4D2E">
      <w:pPr>
        <w:pStyle w:val="ab"/>
      </w:pPr>
    </w:p>
    <w:p w14:paraId="73A64B43" w14:textId="15626866" w:rsidR="00BB204A" w:rsidRPr="00441C2B" w:rsidRDefault="00BB204A" w:rsidP="00BB204A">
      <w:pPr>
        <w:pStyle w:val="ab"/>
        <w:rPr>
          <w:b/>
          <w:bCs/>
          <w:lang w:eastAsia="ko-KR"/>
        </w:rPr>
      </w:pPr>
      <w:r w:rsidRPr="00441C2B">
        <w:rPr>
          <w:rFonts w:hint="eastAsia"/>
          <w:b/>
          <w:bCs/>
          <w:lang w:eastAsia="ko-KR"/>
        </w:rPr>
        <w:t>3</w:t>
      </w:r>
      <w:r w:rsidRPr="00441C2B">
        <w:rPr>
          <w:b/>
          <w:bCs/>
          <w:lang w:eastAsia="ko-KR"/>
        </w:rPr>
        <w:t>.2 Dataset</w:t>
      </w:r>
    </w:p>
    <w:p w14:paraId="4DA23B3B" w14:textId="5E7BCD2A" w:rsidR="00BB204A" w:rsidRPr="00441C2B" w:rsidRDefault="00BB204A" w:rsidP="00BB204A">
      <w:pPr>
        <w:jc w:val="both"/>
        <w:rPr>
          <w:sz w:val="10"/>
          <w:szCs w:val="10"/>
          <w:lang w:eastAsia="ko-KR"/>
        </w:rPr>
      </w:pPr>
    </w:p>
    <w:p w14:paraId="63C723DE" w14:textId="60301D39" w:rsidR="00BB204A" w:rsidRPr="00441C2B" w:rsidRDefault="00BB204A" w:rsidP="00BB204A">
      <w:pPr>
        <w:jc w:val="both"/>
        <w:rPr>
          <w:sz w:val="20"/>
          <w:lang w:eastAsia="ko-KR"/>
        </w:rPr>
      </w:pPr>
      <w:r w:rsidRPr="00441C2B">
        <w:rPr>
          <w:sz w:val="20"/>
          <w:lang w:eastAsia="ko-KR"/>
        </w:rPr>
        <w:t>We evaluate</w:t>
      </w:r>
      <w:ins w:id="442" w:author="Author">
        <w:r w:rsidR="008278B1" w:rsidRPr="00441C2B">
          <w:rPr>
            <w:sz w:val="20"/>
            <w:lang w:eastAsia="ko-KR"/>
          </w:rPr>
          <w:t>d</w:t>
        </w:r>
      </w:ins>
      <w:r w:rsidRPr="00441C2B">
        <w:rPr>
          <w:sz w:val="20"/>
          <w:lang w:eastAsia="ko-KR"/>
        </w:rPr>
        <w:t xml:space="preserve"> </w:t>
      </w:r>
      <w:del w:id="443" w:author="Author">
        <w:r w:rsidRPr="00441C2B" w:rsidDel="00C55CA5">
          <w:rPr>
            <w:sz w:val="20"/>
            <w:lang w:eastAsia="ko-KR"/>
          </w:rPr>
          <w:delText xml:space="preserve">our </w:delText>
        </w:r>
      </w:del>
      <w:ins w:id="444" w:author="Author">
        <w:r w:rsidR="00C55CA5" w:rsidRPr="00441C2B">
          <w:rPr>
            <w:sz w:val="20"/>
            <w:lang w:eastAsia="ko-KR"/>
          </w:rPr>
          <w:t xml:space="preserve">the </w:t>
        </w:r>
      </w:ins>
      <w:r w:rsidRPr="00441C2B">
        <w:rPr>
          <w:sz w:val="20"/>
          <w:lang w:eastAsia="ko-KR"/>
        </w:rPr>
        <w:t xml:space="preserve">proposed method on </w:t>
      </w:r>
      <w:proofErr w:type="spellStart"/>
      <w:r w:rsidRPr="00441C2B">
        <w:rPr>
          <w:sz w:val="20"/>
          <w:lang w:eastAsia="ko-KR"/>
        </w:rPr>
        <w:t>CoNIC</w:t>
      </w:r>
      <w:proofErr w:type="spellEnd"/>
      <w:r w:rsidRPr="00441C2B">
        <w:rPr>
          <w:sz w:val="20"/>
          <w:lang w:eastAsia="ko-KR"/>
        </w:rPr>
        <w:t xml:space="preserve"> nuclear segmentation dataset [2]</w:t>
      </w:r>
      <w:ins w:id="445" w:author="Author">
        <w:r w:rsidR="00C55CA5" w:rsidRPr="00441C2B">
          <w:rPr>
            <w:sz w:val="20"/>
            <w:lang w:eastAsia="ko-KR"/>
          </w:rPr>
          <w:t>,</w:t>
        </w:r>
      </w:ins>
      <w:r w:rsidRPr="00441C2B">
        <w:rPr>
          <w:sz w:val="20"/>
          <w:lang w:eastAsia="ko-KR"/>
        </w:rPr>
        <w:t xml:space="preserve"> which is provided in </w:t>
      </w:r>
      <w:proofErr w:type="spellStart"/>
      <w:r w:rsidRPr="00441C2B">
        <w:rPr>
          <w:sz w:val="20"/>
          <w:lang w:eastAsia="ko-KR"/>
        </w:rPr>
        <w:t>CoNIC</w:t>
      </w:r>
      <w:proofErr w:type="spellEnd"/>
      <w:r w:rsidRPr="00441C2B">
        <w:rPr>
          <w:sz w:val="20"/>
          <w:lang w:eastAsia="ko-KR"/>
        </w:rPr>
        <w:t xml:space="preserve"> Challenge 2022 [</w:t>
      </w:r>
      <w:r w:rsidR="0085750A" w:rsidRPr="00441C2B">
        <w:rPr>
          <w:sz w:val="20"/>
          <w:lang w:eastAsia="ko-KR"/>
        </w:rPr>
        <w:t>4</w:t>
      </w:r>
      <w:r w:rsidRPr="00441C2B">
        <w:rPr>
          <w:sz w:val="20"/>
          <w:lang w:eastAsia="ko-KR"/>
        </w:rPr>
        <w:t xml:space="preserve">]. </w:t>
      </w:r>
      <w:del w:id="446" w:author="Author">
        <w:r w:rsidRPr="00441C2B" w:rsidDel="00C55CA5">
          <w:rPr>
            <w:sz w:val="20"/>
            <w:lang w:eastAsia="ko-KR"/>
          </w:rPr>
          <w:delText>Specifically</w:delText>
        </w:r>
      </w:del>
      <w:ins w:id="447" w:author="Author">
        <w:r w:rsidR="00C55CA5" w:rsidRPr="00441C2B">
          <w:rPr>
            <w:sz w:val="20"/>
            <w:lang w:eastAsia="ko-KR"/>
          </w:rPr>
          <w:t>In particular</w:t>
        </w:r>
      </w:ins>
      <w:r w:rsidRPr="00441C2B">
        <w:rPr>
          <w:sz w:val="20"/>
          <w:lang w:eastAsia="ko-KR"/>
        </w:rPr>
        <w:t xml:space="preserve">, </w:t>
      </w:r>
      <w:proofErr w:type="spellStart"/>
      <w:r w:rsidRPr="00441C2B">
        <w:rPr>
          <w:sz w:val="20"/>
          <w:lang w:eastAsia="ko-KR"/>
        </w:rPr>
        <w:t>CoNIC</w:t>
      </w:r>
      <w:proofErr w:type="spellEnd"/>
      <w:r w:rsidRPr="00441C2B">
        <w:rPr>
          <w:sz w:val="20"/>
          <w:lang w:eastAsia="ko-KR"/>
        </w:rPr>
        <w:t xml:space="preserve"> dataset [2] </w:t>
      </w:r>
      <w:del w:id="448" w:author="Author">
        <w:r w:rsidRPr="00441C2B" w:rsidDel="00C55CA5">
          <w:rPr>
            <w:sz w:val="20"/>
            <w:lang w:eastAsia="ko-KR"/>
          </w:rPr>
          <w:delText>consists of</w:delText>
        </w:r>
      </w:del>
      <w:ins w:id="449" w:author="Author">
        <w:r w:rsidR="00C55CA5" w:rsidRPr="00441C2B">
          <w:rPr>
            <w:sz w:val="20"/>
            <w:lang w:eastAsia="ko-KR"/>
          </w:rPr>
          <w:t>comprises</w:t>
        </w:r>
      </w:ins>
      <w:r w:rsidRPr="00441C2B">
        <w:rPr>
          <w:sz w:val="20"/>
          <w:lang w:eastAsia="ko-KR"/>
        </w:rPr>
        <w:t xml:space="preserve"> various size</w:t>
      </w:r>
      <w:ins w:id="450" w:author="Author">
        <w:r w:rsidR="00C55CA5" w:rsidRPr="00441C2B">
          <w:rPr>
            <w:sz w:val="20"/>
            <w:lang w:eastAsia="ko-KR"/>
          </w:rPr>
          <w:t>s</w:t>
        </w:r>
      </w:ins>
      <w:r w:rsidRPr="00441C2B">
        <w:rPr>
          <w:sz w:val="20"/>
          <w:lang w:eastAsia="ko-KR"/>
        </w:rPr>
        <w:t xml:space="preserve"> of 238 H&amp;</w:t>
      </w:r>
      <w:proofErr w:type="gramStart"/>
      <w:r w:rsidRPr="00441C2B">
        <w:rPr>
          <w:sz w:val="20"/>
          <w:lang w:eastAsia="ko-KR"/>
        </w:rPr>
        <w:t>E stained</w:t>
      </w:r>
      <w:proofErr w:type="gramEnd"/>
      <w:r w:rsidRPr="00441C2B">
        <w:rPr>
          <w:sz w:val="20"/>
          <w:lang w:eastAsia="ko-KR"/>
        </w:rPr>
        <w:t xml:space="preserve"> images at 20x objective magnification (0.5 microns/pixel) with </w:t>
      </w:r>
      <w:ins w:id="451" w:author="Author">
        <w:r w:rsidR="00C55CA5" w:rsidRPr="00441C2B">
          <w:rPr>
            <w:sz w:val="20"/>
            <w:lang w:eastAsia="ko-KR"/>
          </w:rPr>
          <w:t xml:space="preserve">a </w:t>
        </w:r>
      </w:ins>
      <w:r w:rsidRPr="00441C2B">
        <w:rPr>
          <w:sz w:val="20"/>
          <w:lang w:eastAsia="ko-KR"/>
        </w:rPr>
        <w:t xml:space="preserve">minimum height and width </w:t>
      </w:r>
      <w:ins w:id="452" w:author="Author">
        <w:r w:rsidR="00C55CA5" w:rsidRPr="00441C2B">
          <w:rPr>
            <w:sz w:val="20"/>
            <w:lang w:eastAsia="ko-KR"/>
          </w:rPr>
          <w:t xml:space="preserve">of </w:t>
        </w:r>
      </w:ins>
      <w:r w:rsidRPr="00441C2B">
        <w:rPr>
          <w:color w:val="000000"/>
          <w:sz w:val="20"/>
          <w:shd w:val="clear" w:color="auto" w:fill="FDFDFD"/>
        </w:rPr>
        <w:t>337</w:t>
      </w:r>
      <w:del w:id="453" w:author="Author">
        <w:r w:rsidRPr="00441C2B" w:rsidDel="00C55CA5">
          <w:rPr>
            <w:color w:val="000000"/>
            <w:sz w:val="20"/>
            <w:shd w:val="clear" w:color="auto" w:fill="FDFDFD"/>
          </w:rPr>
          <w:delText xml:space="preserve">, </w:delText>
        </w:r>
      </w:del>
      <w:ins w:id="454" w:author="Author">
        <w:r w:rsidR="00C55CA5" w:rsidRPr="00441C2B">
          <w:rPr>
            <w:color w:val="000000"/>
            <w:sz w:val="20"/>
            <w:shd w:val="clear" w:color="auto" w:fill="FDFDFD"/>
          </w:rPr>
          <w:t xml:space="preserve"> and </w:t>
        </w:r>
      </w:ins>
      <w:r w:rsidRPr="00441C2B">
        <w:rPr>
          <w:color w:val="000000"/>
          <w:sz w:val="20"/>
          <w:shd w:val="clear" w:color="auto" w:fill="FDFDFD"/>
        </w:rPr>
        <w:t xml:space="preserve">500 and a maximum of 2175 and 2145, respectively. For training, we </w:t>
      </w:r>
      <w:del w:id="455" w:author="Author">
        <w:r w:rsidRPr="00441C2B" w:rsidDel="008278B1">
          <w:rPr>
            <w:color w:val="000000"/>
            <w:sz w:val="20"/>
            <w:shd w:val="clear" w:color="auto" w:fill="FDFDFD"/>
          </w:rPr>
          <w:delText xml:space="preserve">stride </w:delText>
        </w:r>
      </w:del>
      <w:ins w:id="456" w:author="Author">
        <w:del w:id="457" w:author="안희영" w:date="2022-04-15T11:39:00Z">
          <w:r w:rsidR="008278B1" w:rsidRPr="00441C2B" w:rsidDel="001317F2">
            <w:rPr>
              <w:color w:val="000000"/>
              <w:sz w:val="20"/>
              <w:shd w:val="clear" w:color="auto" w:fill="FDFDFD"/>
            </w:rPr>
            <w:delText>paced</w:delText>
          </w:r>
        </w:del>
      </w:ins>
      <w:proofErr w:type="spellStart"/>
      <w:ins w:id="458" w:author="안희영" w:date="2022-04-15T11:39:00Z">
        <w:r w:rsidR="001317F2">
          <w:rPr>
            <w:color w:val="000000"/>
            <w:sz w:val="20"/>
            <w:shd w:val="clear" w:color="auto" w:fill="FDFDFD"/>
          </w:rPr>
          <w:t>strided</w:t>
        </w:r>
      </w:ins>
      <w:proofErr w:type="spellEnd"/>
      <w:ins w:id="459" w:author="Author">
        <w:r w:rsidR="008278B1" w:rsidRPr="00441C2B">
          <w:rPr>
            <w:color w:val="000000"/>
            <w:sz w:val="20"/>
            <w:shd w:val="clear" w:color="auto" w:fill="FDFDFD"/>
          </w:rPr>
          <w:t xml:space="preserve"> </w:t>
        </w:r>
      </w:ins>
      <w:r w:rsidRPr="00441C2B">
        <w:rPr>
          <w:color w:val="000000"/>
          <w:sz w:val="20"/>
          <w:shd w:val="clear" w:color="auto" w:fill="FDFDFD"/>
        </w:rPr>
        <w:t>the window of size 256</w:t>
      </w:r>
      <w:ins w:id="460" w:author="Author">
        <w:r w:rsidR="00C55CA5" w:rsidRPr="00441C2B">
          <w:rPr>
            <w:color w:val="000000"/>
            <w:sz w:val="20"/>
            <w:shd w:val="clear" w:color="auto" w:fill="FDFDFD"/>
          </w:rPr>
          <w:t xml:space="preserve"> </w:t>
        </w:r>
      </w:ins>
      <w:r w:rsidRPr="00441C2B">
        <w:rPr>
          <w:color w:val="000000"/>
          <w:sz w:val="20"/>
          <w:shd w:val="clear" w:color="auto" w:fill="FDFDFD"/>
        </w:rPr>
        <w:t>x</w:t>
      </w:r>
      <w:ins w:id="461" w:author="Author">
        <w:r w:rsidR="00C55CA5" w:rsidRPr="00441C2B">
          <w:rPr>
            <w:color w:val="000000"/>
            <w:sz w:val="20"/>
            <w:shd w:val="clear" w:color="auto" w:fill="FDFDFD"/>
          </w:rPr>
          <w:t xml:space="preserve"> </w:t>
        </w:r>
      </w:ins>
      <w:r w:rsidRPr="00441C2B">
        <w:rPr>
          <w:color w:val="000000"/>
          <w:sz w:val="20"/>
          <w:shd w:val="clear" w:color="auto" w:fill="FDFDFD"/>
        </w:rPr>
        <w:t xml:space="preserve">256 with 256 </w:t>
      </w:r>
      <w:r w:rsidRPr="00441C2B">
        <w:rPr>
          <w:rFonts w:hint="eastAsia"/>
          <w:color w:val="000000"/>
          <w:sz w:val="20"/>
          <w:shd w:val="clear" w:color="auto" w:fill="FDFDFD"/>
          <w:lang w:eastAsia="ko-KR"/>
        </w:rPr>
        <w:t>i</w:t>
      </w:r>
      <w:r w:rsidRPr="00441C2B">
        <w:rPr>
          <w:color w:val="000000"/>
          <w:sz w:val="20"/>
          <w:shd w:val="clear" w:color="auto" w:fill="FDFDFD"/>
          <w:lang w:eastAsia="ko-KR"/>
        </w:rPr>
        <w:t>nterval</w:t>
      </w:r>
      <w:ins w:id="462" w:author="Author">
        <w:r w:rsidR="00C55CA5" w:rsidRPr="00441C2B">
          <w:rPr>
            <w:color w:val="000000"/>
            <w:sz w:val="20"/>
            <w:shd w:val="clear" w:color="auto" w:fill="FDFDFD"/>
            <w:lang w:eastAsia="ko-KR"/>
          </w:rPr>
          <w:t>s</w:t>
        </w:r>
      </w:ins>
      <w:r w:rsidRPr="00441C2B">
        <w:rPr>
          <w:color w:val="000000"/>
          <w:sz w:val="20"/>
          <w:shd w:val="clear" w:color="auto" w:fill="FDFDFD"/>
          <w:lang w:eastAsia="ko-KR"/>
        </w:rPr>
        <w:t xml:space="preserve"> on each </w:t>
      </w:r>
      <w:del w:id="463" w:author="Author">
        <w:r w:rsidRPr="00441C2B" w:rsidDel="0086295F">
          <w:rPr>
            <w:color w:val="000000"/>
            <w:sz w:val="20"/>
            <w:shd w:val="clear" w:color="auto" w:fill="FDFDFD"/>
            <w:lang w:eastAsia="ko-KR"/>
          </w:rPr>
          <w:delText>image and</w:delText>
        </w:r>
      </w:del>
      <w:ins w:id="464" w:author="Author">
        <w:r w:rsidR="0086295F" w:rsidRPr="00441C2B">
          <w:rPr>
            <w:color w:val="000000"/>
            <w:sz w:val="20"/>
            <w:shd w:val="clear" w:color="auto" w:fill="FDFDFD"/>
            <w:lang w:eastAsia="ko-KR"/>
          </w:rPr>
          <w:t>image and</w:t>
        </w:r>
      </w:ins>
      <w:r w:rsidRPr="00441C2B">
        <w:rPr>
          <w:color w:val="000000"/>
          <w:sz w:val="20"/>
          <w:shd w:val="clear" w:color="auto" w:fill="FDFDFD"/>
          <w:lang w:eastAsia="ko-KR"/>
        </w:rPr>
        <w:t xml:space="preserve"> prepare</w:t>
      </w:r>
      <w:ins w:id="465" w:author="Author">
        <w:r w:rsidR="008278B1" w:rsidRPr="00441C2B">
          <w:rPr>
            <w:color w:val="000000"/>
            <w:sz w:val="20"/>
            <w:shd w:val="clear" w:color="auto" w:fill="FDFDFD"/>
            <w:lang w:eastAsia="ko-KR"/>
          </w:rPr>
          <w:t>d</w:t>
        </w:r>
      </w:ins>
      <w:r w:rsidRPr="00441C2B">
        <w:rPr>
          <w:color w:val="000000"/>
          <w:sz w:val="20"/>
          <w:shd w:val="clear" w:color="auto" w:fill="FDFDFD"/>
          <w:lang w:eastAsia="ko-KR"/>
        </w:rPr>
        <w:t xml:space="preserve"> 4981 patch data.</w:t>
      </w:r>
    </w:p>
    <w:p w14:paraId="69B7E8E4" w14:textId="77777777" w:rsidR="00BB204A" w:rsidRPr="00441C2B" w:rsidRDefault="00BB204A" w:rsidP="00BB204A">
      <w:pPr>
        <w:jc w:val="both"/>
        <w:rPr>
          <w:color w:val="000000"/>
          <w:sz w:val="20"/>
          <w:shd w:val="clear" w:color="auto" w:fill="FDFDFD"/>
          <w:lang w:eastAsia="ko-KR"/>
        </w:rPr>
      </w:pPr>
    </w:p>
    <w:p w14:paraId="4F6E6C96" w14:textId="77777777" w:rsidR="00BB204A" w:rsidRPr="00441C2B" w:rsidRDefault="00BB204A" w:rsidP="00BB204A">
      <w:pPr>
        <w:pStyle w:val="ab"/>
        <w:rPr>
          <w:b/>
          <w:bCs/>
          <w:lang w:eastAsia="ko-KR"/>
        </w:rPr>
      </w:pPr>
      <w:r w:rsidRPr="00441C2B">
        <w:rPr>
          <w:rFonts w:hint="eastAsia"/>
          <w:b/>
          <w:bCs/>
          <w:lang w:eastAsia="ko-KR"/>
        </w:rPr>
        <w:t>3</w:t>
      </w:r>
      <w:r w:rsidRPr="00441C2B">
        <w:rPr>
          <w:b/>
          <w:bCs/>
          <w:lang w:eastAsia="ko-KR"/>
        </w:rPr>
        <w:t>.3 Implementation Details</w:t>
      </w:r>
    </w:p>
    <w:p w14:paraId="5A4896B3" w14:textId="77777777" w:rsidR="00BB204A" w:rsidRPr="00441C2B" w:rsidRDefault="00BB204A" w:rsidP="00BB204A">
      <w:pPr>
        <w:pStyle w:val="ab"/>
        <w:rPr>
          <w:b/>
          <w:bCs/>
          <w:sz w:val="10"/>
          <w:szCs w:val="10"/>
          <w:lang w:eastAsia="ko-KR"/>
        </w:rPr>
      </w:pPr>
    </w:p>
    <w:p w14:paraId="2DCA338F" w14:textId="76F414AB" w:rsidR="00BB204A" w:rsidRPr="00441C2B" w:rsidRDefault="00BB204A" w:rsidP="00BB204A">
      <w:pPr>
        <w:pStyle w:val="ab"/>
      </w:pPr>
      <w:r w:rsidRPr="00441C2B">
        <w:t>For base augmentation, we use</w:t>
      </w:r>
      <w:ins w:id="466" w:author="Author">
        <w:r w:rsidR="00272E4D" w:rsidRPr="00441C2B">
          <w:t>d</w:t>
        </w:r>
      </w:ins>
      <w:r w:rsidRPr="00441C2B">
        <w:t xml:space="preserve"> </w:t>
      </w:r>
      <w:proofErr w:type="spellStart"/>
      <w:r w:rsidRPr="00441C2B">
        <w:t>colorjitter</w:t>
      </w:r>
      <w:proofErr w:type="spellEnd"/>
      <w:r w:rsidRPr="00441C2B">
        <w:t>, flip, rotate</w:t>
      </w:r>
      <w:ins w:id="467" w:author="Author">
        <w:r w:rsidR="00C55CA5" w:rsidRPr="00441C2B">
          <w:t>,</w:t>
        </w:r>
      </w:ins>
      <w:del w:id="468" w:author="Author">
        <w:r w:rsidRPr="00441C2B" w:rsidDel="00272E4D">
          <w:delText xml:space="preserve">, </w:delText>
        </w:r>
      </w:del>
      <w:ins w:id="469" w:author="Author">
        <w:r w:rsidR="00272E4D" w:rsidRPr="00441C2B">
          <w:t xml:space="preserve"> and </w:t>
        </w:r>
      </w:ins>
      <w:r w:rsidRPr="00441C2B">
        <w:t>blur. We use</w:t>
      </w:r>
      <w:ins w:id="470" w:author="Author">
        <w:r w:rsidR="00272E4D" w:rsidRPr="00441C2B">
          <w:t>d</w:t>
        </w:r>
      </w:ins>
      <w:r w:rsidRPr="00441C2B">
        <w:t xml:space="preserve"> </w:t>
      </w:r>
      <w:ins w:id="471" w:author="Author">
        <w:r w:rsidR="00C55CA5" w:rsidRPr="00441C2B">
          <w:t xml:space="preserve">the </w:t>
        </w:r>
      </w:ins>
      <w:proofErr w:type="spellStart"/>
      <w:r w:rsidRPr="00441C2B">
        <w:t>Radam</w:t>
      </w:r>
      <w:proofErr w:type="spellEnd"/>
      <w:r w:rsidRPr="00441C2B">
        <w:t xml:space="preserve"> [</w:t>
      </w:r>
      <w:r w:rsidR="0085750A" w:rsidRPr="00441C2B">
        <w:t>8</w:t>
      </w:r>
      <w:r w:rsidRPr="00441C2B">
        <w:t>] optimizer</w:t>
      </w:r>
      <w:ins w:id="472" w:author="Author">
        <w:r w:rsidR="00272E4D" w:rsidRPr="00441C2B">
          <w:t>,</w:t>
        </w:r>
      </w:ins>
      <w:r w:rsidRPr="00441C2B">
        <w:t xml:space="preserve"> with </w:t>
      </w:r>
      <w:ins w:id="473" w:author="Author">
        <w:r w:rsidR="00C55CA5" w:rsidRPr="00441C2B">
          <w:t xml:space="preserve">an </w:t>
        </w:r>
      </w:ins>
      <w:r w:rsidRPr="00441C2B">
        <w:t xml:space="preserve">initial learning rate of 1e-3. The learning </w:t>
      </w:r>
      <w:del w:id="474" w:author="Author">
        <w:r w:rsidRPr="00441C2B" w:rsidDel="00272E4D">
          <w:delText xml:space="preserve">late </w:delText>
        </w:r>
      </w:del>
      <w:ins w:id="475" w:author="Author">
        <w:r w:rsidR="00272E4D" w:rsidRPr="00441C2B">
          <w:t xml:space="preserve">rate </w:t>
        </w:r>
      </w:ins>
      <w:del w:id="476" w:author="Author">
        <w:r w:rsidRPr="00441C2B" w:rsidDel="00272E4D">
          <w:delText xml:space="preserve">is </w:delText>
        </w:r>
      </w:del>
      <w:ins w:id="477" w:author="Author">
        <w:r w:rsidR="00272E4D" w:rsidRPr="00441C2B">
          <w:t xml:space="preserve">was </w:t>
        </w:r>
      </w:ins>
      <w:r w:rsidRPr="00441C2B">
        <w:t>downscaled from 1e-3 to 1e-5</w:t>
      </w:r>
      <w:ins w:id="478" w:author="Author">
        <w:r w:rsidR="00272E4D" w:rsidRPr="00441C2B">
          <w:t>,</w:t>
        </w:r>
      </w:ins>
      <w:r w:rsidRPr="00441C2B">
        <w:t xml:space="preserve"> using </w:t>
      </w:r>
      <w:ins w:id="479" w:author="Author">
        <w:r w:rsidR="00C55CA5" w:rsidRPr="00441C2B">
          <w:t xml:space="preserve">a </w:t>
        </w:r>
      </w:ins>
      <w:r w:rsidRPr="00441C2B">
        <w:t>step scheduler with 0.1 ratio every 100 epoch</w:t>
      </w:r>
      <w:ins w:id="480" w:author="Author">
        <w:r w:rsidR="004F6681" w:rsidRPr="00441C2B">
          <w:t>s</w:t>
        </w:r>
      </w:ins>
      <w:r w:rsidRPr="00441C2B">
        <w:t>. We train</w:t>
      </w:r>
      <w:ins w:id="481" w:author="Author">
        <w:r w:rsidR="004F6681" w:rsidRPr="00441C2B">
          <w:t>ed</w:t>
        </w:r>
      </w:ins>
      <w:r w:rsidRPr="00441C2B">
        <w:t xml:space="preserve"> the model with </w:t>
      </w:r>
      <w:ins w:id="482" w:author="Author">
        <w:r w:rsidR="004F6681" w:rsidRPr="00441C2B">
          <w:t xml:space="preserve">a </w:t>
        </w:r>
      </w:ins>
      <w:r w:rsidRPr="00441C2B">
        <w:t xml:space="preserve">batch size of 8 for 300 epochs. All experiments were conducted </w:t>
      </w:r>
      <w:del w:id="483" w:author="Author">
        <w:r w:rsidRPr="00441C2B" w:rsidDel="004F6681">
          <w:delText xml:space="preserve">on </w:delText>
        </w:r>
      </w:del>
      <w:ins w:id="484" w:author="Author">
        <w:r w:rsidR="004F6681" w:rsidRPr="00441C2B">
          <w:t xml:space="preserve">under a </w:t>
        </w:r>
      </w:ins>
      <w:del w:id="485" w:author="Author">
        <w:r w:rsidRPr="00441C2B" w:rsidDel="004F6681">
          <w:delText>5</w:delText>
        </w:r>
      </w:del>
      <w:ins w:id="486" w:author="Author">
        <w:r w:rsidR="004F6681" w:rsidRPr="00441C2B">
          <w:t>five</w:t>
        </w:r>
      </w:ins>
      <w:r w:rsidRPr="00441C2B">
        <w:t>-</w:t>
      </w:r>
      <w:del w:id="487" w:author="Author">
        <w:r w:rsidRPr="00441C2B" w:rsidDel="004F6681">
          <w:delText xml:space="preserve">Fold </w:delText>
        </w:r>
      </w:del>
      <w:ins w:id="488" w:author="Author">
        <w:r w:rsidR="004F6681" w:rsidRPr="00441C2B">
          <w:t xml:space="preserve">fold </w:t>
        </w:r>
      </w:ins>
      <w:del w:id="489" w:author="Author">
        <w:r w:rsidRPr="00441C2B" w:rsidDel="004F6681">
          <w:delText xml:space="preserve">cross </w:delText>
        </w:r>
      </w:del>
      <w:ins w:id="490" w:author="Author">
        <w:r w:rsidR="004F6681" w:rsidRPr="00441C2B">
          <w:t>cross-</w:t>
        </w:r>
      </w:ins>
      <w:r w:rsidRPr="00441C2B">
        <w:t>validation setting for clear verification.</w:t>
      </w:r>
    </w:p>
    <w:p w14:paraId="4168A9AD" w14:textId="0730B635" w:rsidR="00BB204A" w:rsidRPr="00441C2B" w:rsidRDefault="00BB204A" w:rsidP="00BB204A">
      <w:pPr>
        <w:pStyle w:val="ab"/>
      </w:pPr>
    </w:p>
    <w:p w14:paraId="54C0167F" w14:textId="465F1AB4" w:rsidR="00BB204A" w:rsidRPr="00441C2B" w:rsidDel="003D6119" w:rsidRDefault="00BB204A" w:rsidP="00BB204A">
      <w:pPr>
        <w:pStyle w:val="ab"/>
        <w:rPr>
          <w:del w:id="491" w:author="안희영" w:date="2022-04-14T10:27:00Z"/>
          <w:b/>
          <w:bCs/>
          <w:lang w:eastAsia="ko-KR"/>
        </w:rPr>
      </w:pPr>
      <w:r w:rsidRPr="00441C2B">
        <w:rPr>
          <w:rFonts w:hint="eastAsia"/>
          <w:b/>
          <w:bCs/>
          <w:lang w:eastAsia="ko-KR"/>
        </w:rPr>
        <w:t>3</w:t>
      </w:r>
      <w:r w:rsidRPr="00441C2B">
        <w:rPr>
          <w:b/>
          <w:bCs/>
          <w:lang w:eastAsia="ko-KR"/>
        </w:rPr>
        <w:t>.4 Experimental Results</w:t>
      </w:r>
    </w:p>
    <w:p w14:paraId="4D98B2AC" w14:textId="77777777" w:rsidR="003D6119" w:rsidRPr="00441C2B" w:rsidRDefault="003D6119" w:rsidP="00BB204A">
      <w:pPr>
        <w:pStyle w:val="ab"/>
        <w:rPr>
          <w:b/>
          <w:bCs/>
          <w:sz w:val="10"/>
          <w:szCs w:val="10"/>
          <w:lang w:eastAsia="ko-KR"/>
        </w:rPr>
      </w:pPr>
    </w:p>
    <w:p w14:paraId="765BDD1C" w14:textId="2169A264" w:rsidR="00924DC3" w:rsidRPr="007D046C" w:rsidRDefault="00924DC3" w:rsidP="00BB204A">
      <w:pPr>
        <w:pStyle w:val="ab"/>
        <w:rPr>
          <w:ins w:id="492" w:author="안희영" w:date="2022-04-14T10:46:00Z"/>
          <w:sz w:val="12"/>
          <w:szCs w:val="12"/>
          <w:lang w:eastAsia="ko-KR"/>
          <w:rPrChange w:id="493" w:author="안희영" w:date="2022-04-14T10:55:00Z">
            <w:rPr>
              <w:ins w:id="494" w:author="안희영" w:date="2022-04-14T10:46:00Z"/>
              <w:lang w:eastAsia="ko-KR"/>
            </w:rPr>
          </w:rPrChange>
        </w:rPr>
      </w:pPr>
    </w:p>
    <w:p w14:paraId="00B45E0C" w14:textId="4BCC1894" w:rsidR="007D046C" w:rsidRDefault="00924DC3" w:rsidP="00BB204A">
      <w:pPr>
        <w:pStyle w:val="ab"/>
        <w:rPr>
          <w:ins w:id="495" w:author="안희영" w:date="2022-04-14T13:40:00Z"/>
          <w:lang w:eastAsia="ko-KR"/>
        </w:rPr>
      </w:pPr>
      <w:ins w:id="496" w:author="안희영" w:date="2022-04-14T10:47:00Z">
        <w:r w:rsidRPr="00441C2B">
          <w:rPr>
            <w:lang w:eastAsia="ko-KR"/>
          </w:rPr>
          <w:t>For evaluation, two different metrics were used for the challenge:</w:t>
        </w:r>
      </w:ins>
      <w:ins w:id="497" w:author="안희영" w:date="2022-04-14T10:58:00Z">
        <w:r w:rsidR="007D046C">
          <w:rPr>
            <w:lang w:eastAsia="ko-KR"/>
          </w:rPr>
          <w:t xml:space="preserve"> </w:t>
        </w:r>
      </w:ins>
      <w:ins w:id="498" w:author="안희영" w:date="2022-04-14T10:47:00Z">
        <w:r w:rsidRPr="00441C2B">
          <w:rPr>
            <w:lang w:eastAsia="ko-KR"/>
          </w:rPr>
          <w:t>panoptic quality (</w:t>
        </w:r>
        <w:r w:rsidRPr="00441C2B">
          <w:rPr>
            <w:rFonts w:hint="eastAsia"/>
            <w:lang w:eastAsia="ko-KR"/>
          </w:rPr>
          <w:t>P</w:t>
        </w:r>
        <w:r w:rsidRPr="00441C2B">
          <w:rPr>
            <w:lang w:eastAsia="ko-KR"/>
          </w:rPr>
          <w:t>Q) and multi-class panoptic</w:t>
        </w:r>
      </w:ins>
      <w:ins w:id="499" w:author="안희영" w:date="2022-04-14T11:45:00Z">
        <w:r w:rsidR="00CC296C">
          <w:rPr>
            <w:lang w:eastAsia="ko-KR"/>
          </w:rPr>
          <w:t xml:space="preserve"> </w:t>
        </w:r>
      </w:ins>
      <w:ins w:id="500" w:author="안희영" w:date="2022-04-14T10:47:00Z">
        <w:r w:rsidRPr="00441C2B">
          <w:rPr>
            <w:lang w:eastAsia="ko-KR"/>
          </w:rPr>
          <w:t>quality (</w:t>
        </w:r>
        <w:proofErr w:type="spellStart"/>
        <w:r w:rsidRPr="00441C2B">
          <w:rPr>
            <w:lang w:eastAsia="ko-KR"/>
          </w:rPr>
          <w:t>mPQ</w:t>
        </w:r>
        <w:proofErr w:type="spellEnd"/>
        <w:r w:rsidRPr="00441C2B">
          <w:rPr>
            <w:lang w:eastAsia="ko-KR"/>
          </w:rPr>
          <w:t>).</w:t>
        </w:r>
        <w:r w:rsidRPr="00441C2B">
          <w:rPr>
            <w:rFonts w:hint="eastAsia"/>
            <w:lang w:eastAsia="ko-KR"/>
          </w:rPr>
          <w:t xml:space="preserve"> P</w:t>
        </w:r>
        <w:r w:rsidRPr="00441C2B">
          <w:rPr>
            <w:lang w:eastAsia="ko-KR"/>
          </w:rPr>
          <w:t>Q is defined as the multiplication of</w:t>
        </w:r>
      </w:ins>
      <w:ins w:id="501" w:author="안희영" w:date="2022-04-15T09:45:00Z">
        <w:r w:rsidR="00815BBD">
          <w:rPr>
            <w:rFonts w:hint="eastAsia"/>
            <w:lang w:eastAsia="ko-KR"/>
          </w:rPr>
          <w:t xml:space="preserve"> </w:t>
        </w:r>
      </w:ins>
      <w:ins w:id="502" w:author="안희영" w:date="2022-04-14T10:54:00Z">
        <w:r w:rsidR="007D046C" w:rsidRPr="00441C2B">
          <w:rPr>
            <w:lang w:eastAsia="ko-KR"/>
          </w:rPr>
          <w:t>detection quality (DQ) and segmentation quality (SQ). DQ is</w:t>
        </w:r>
      </w:ins>
    </w:p>
    <w:p w14:paraId="18427F50" w14:textId="75BA4827" w:rsidR="006D1C23" w:rsidRDefault="006D1C23" w:rsidP="00BB204A">
      <w:pPr>
        <w:pStyle w:val="ab"/>
        <w:rPr>
          <w:ins w:id="503" w:author="안희영" w:date="2022-04-15T09:42:00Z"/>
          <w:lang w:eastAsia="ko-KR"/>
        </w:rPr>
      </w:pPr>
      <w:ins w:id="504" w:author="안희영" w:date="2022-04-14T13:41:00Z">
        <w:r w:rsidRPr="00441C2B">
          <w:rPr>
            <w:lang w:eastAsia="ko-KR"/>
          </w:rPr>
          <w:t>defined as F1-score to</w:t>
        </w:r>
        <w:r w:rsidRPr="00441C2B">
          <w:rPr>
            <w:rFonts w:hint="eastAsia"/>
            <w:lang w:eastAsia="ko-KR"/>
          </w:rPr>
          <w:t xml:space="preserve"> </w:t>
        </w:r>
        <w:r w:rsidRPr="00441C2B">
          <w:rPr>
            <w:lang w:eastAsia="ko-KR"/>
          </w:rPr>
          <w:t>evaluate DQ for nuclei segmentation.</w:t>
        </w:r>
      </w:ins>
    </w:p>
    <w:p w14:paraId="066EEA7F" w14:textId="27F397A5" w:rsidR="0044156C" w:rsidRDefault="0044156C" w:rsidP="00BB204A">
      <w:pPr>
        <w:pStyle w:val="ab"/>
        <w:rPr>
          <w:ins w:id="505" w:author="안희영" w:date="2022-04-14T11:38:00Z"/>
          <w:lang w:eastAsia="ko-KR"/>
        </w:rPr>
      </w:pPr>
      <w:ins w:id="506" w:author="안희영" w:date="2022-04-15T09:42:00Z">
        <w:r w:rsidRPr="00441C2B">
          <w:rPr>
            <w:lang w:eastAsia="ko-KR"/>
          </w:rPr>
          <w:t>If the intersection of union (</w:t>
        </w:r>
        <w:proofErr w:type="spellStart"/>
        <w:r w:rsidRPr="00441C2B">
          <w:rPr>
            <w:lang w:eastAsia="ko-KR"/>
          </w:rPr>
          <w:t>IoU</w:t>
        </w:r>
        <w:proofErr w:type="spellEnd"/>
        <w:r w:rsidRPr="00441C2B">
          <w:rPr>
            <w:lang w:eastAsia="ko-KR"/>
          </w:rPr>
          <w:t>) between a single predicted</w:t>
        </w:r>
      </w:ins>
    </w:p>
    <w:tbl>
      <w:tblPr>
        <w:tblpPr w:leftFromText="142" w:rightFromText="142" w:vertAnchor="text" w:tblpXSpec="right" w:tblpY="171"/>
        <w:tblOverlap w:val="never"/>
        <w:tblW w:w="48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  <w:tblPrChange w:id="507" w:author="안희영" w:date="2022-04-15T14:14:00Z">
          <w:tblPr>
            <w:tblW w:w="4820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996"/>
        <w:gridCol w:w="2148"/>
        <w:gridCol w:w="1715"/>
        <w:tblGridChange w:id="508">
          <w:tblGrid>
            <w:gridCol w:w="988"/>
            <w:gridCol w:w="2131"/>
            <w:gridCol w:w="1701"/>
          </w:tblGrid>
        </w:tblGridChange>
      </w:tblGrid>
      <w:tr w:rsidR="00B72375" w:rsidRPr="00441C2B" w14:paraId="1086E63A" w14:textId="77777777" w:rsidTr="001F25E7">
        <w:trPr>
          <w:trHeight w:val="93"/>
          <w:ins w:id="509" w:author="안희영" w:date="2022-04-14T11:39:00Z"/>
          <w:trPrChange w:id="510" w:author="안희영" w:date="2022-04-15T14:14:00Z">
            <w:trPr>
              <w:trHeight w:val="93"/>
            </w:trPr>
          </w:trPrChange>
        </w:trPr>
        <w:tc>
          <w:tcPr>
            <w:tcW w:w="988" w:type="dxa"/>
            <w:shd w:val="clear" w:color="auto" w:fill="auto"/>
            <w:tcPrChange w:id="511" w:author="안희영" w:date="2022-04-15T14:14:00Z">
              <w:tcPr>
                <w:tcW w:w="988" w:type="dxa"/>
                <w:shd w:val="clear" w:color="auto" w:fill="auto"/>
              </w:tcPr>
            </w:tcPrChange>
          </w:tcPr>
          <w:p w14:paraId="706C6D2E" w14:textId="74DC3D98" w:rsidR="00B72375" w:rsidRPr="00441C2B" w:rsidRDefault="00B72375" w:rsidP="0044156C">
            <w:pPr>
              <w:rPr>
                <w:ins w:id="512" w:author="안희영" w:date="2022-04-14T11:39:00Z"/>
                <w:rFonts w:eastAsia="맑은 고딕"/>
                <w:b/>
                <w:bCs/>
                <w:sz w:val="14"/>
                <w:szCs w:val="14"/>
                <w:lang w:eastAsia="ko-KR"/>
              </w:rPr>
            </w:pPr>
            <w:ins w:id="513" w:author="안희영" w:date="2022-04-14T11:39:00Z">
              <w:r w:rsidRPr="00441C2B">
                <w:rPr>
                  <w:rFonts w:eastAsia="맑은 고딕"/>
                  <w:b/>
                  <w:bCs/>
                  <w:sz w:val="14"/>
                  <w:szCs w:val="14"/>
                  <w:lang w:eastAsia="ko-KR"/>
                </w:rPr>
                <w:t>Architecture</w:t>
              </w:r>
            </w:ins>
          </w:p>
        </w:tc>
        <w:tc>
          <w:tcPr>
            <w:tcW w:w="2131" w:type="dxa"/>
            <w:tcPrChange w:id="514" w:author="안희영" w:date="2022-04-15T14:14:00Z">
              <w:tcPr>
                <w:tcW w:w="2131" w:type="dxa"/>
              </w:tcPr>
            </w:tcPrChange>
          </w:tcPr>
          <w:p w14:paraId="0AA58183" w14:textId="77777777" w:rsidR="00B72375" w:rsidRPr="00441C2B" w:rsidRDefault="00B72375" w:rsidP="0044156C">
            <w:pPr>
              <w:rPr>
                <w:ins w:id="515" w:author="안희영" w:date="2022-04-14T11:39:00Z"/>
                <w:b/>
                <w:bCs/>
                <w:sz w:val="14"/>
                <w:szCs w:val="14"/>
                <w:lang w:eastAsia="ko-KR"/>
              </w:rPr>
            </w:pPr>
            <w:ins w:id="516" w:author="안희영" w:date="2022-04-14T11:39:00Z">
              <w:r w:rsidRPr="00441C2B">
                <w:rPr>
                  <w:rFonts w:hint="eastAsia"/>
                  <w:b/>
                  <w:bCs/>
                  <w:sz w:val="14"/>
                  <w:szCs w:val="14"/>
                  <w:lang w:eastAsia="ko-KR"/>
                </w:rPr>
                <w:t>A</w:t>
              </w:r>
              <w:r w:rsidRPr="00441C2B">
                <w:rPr>
                  <w:b/>
                  <w:bCs/>
                  <w:sz w:val="14"/>
                  <w:szCs w:val="14"/>
                  <w:lang w:eastAsia="ko-KR"/>
                </w:rPr>
                <w:t>ugmentation</w:t>
              </w:r>
            </w:ins>
          </w:p>
        </w:tc>
        <w:tc>
          <w:tcPr>
            <w:tcW w:w="1701" w:type="dxa"/>
            <w:shd w:val="clear" w:color="auto" w:fill="auto"/>
            <w:tcPrChange w:id="517" w:author="안희영" w:date="2022-04-15T14:14:00Z">
              <w:tcPr>
                <w:tcW w:w="1701" w:type="dxa"/>
                <w:shd w:val="clear" w:color="auto" w:fill="auto"/>
              </w:tcPr>
            </w:tcPrChange>
          </w:tcPr>
          <w:p w14:paraId="0A66458D" w14:textId="77777777" w:rsidR="00B72375" w:rsidRPr="00441C2B" w:rsidRDefault="00B72375" w:rsidP="0044156C">
            <w:pPr>
              <w:rPr>
                <w:ins w:id="518" w:author="안희영" w:date="2022-04-14T11:39:00Z"/>
                <w:rFonts w:eastAsia="SimSun"/>
                <w:b/>
                <w:bCs/>
                <w:sz w:val="14"/>
                <w:szCs w:val="14"/>
              </w:rPr>
            </w:pPr>
            <w:ins w:id="519" w:author="안희영" w:date="2022-04-14T11:39:00Z">
              <w:r w:rsidRPr="00441C2B">
                <w:rPr>
                  <w:rFonts w:eastAsia="SimSun" w:hint="eastAsia"/>
                  <w:b/>
                  <w:bCs/>
                  <w:sz w:val="14"/>
                  <w:szCs w:val="14"/>
                </w:rPr>
                <w:t>P</w:t>
              </w:r>
              <w:r w:rsidRPr="00441C2B">
                <w:rPr>
                  <w:rFonts w:eastAsia="SimSun"/>
                  <w:b/>
                  <w:bCs/>
                  <w:sz w:val="14"/>
                  <w:szCs w:val="14"/>
                </w:rPr>
                <w:t>Q</w:t>
              </w:r>
              <w:r w:rsidRPr="00441C2B">
                <w:rPr>
                  <w:rFonts w:eastAsia="SimSun" w:hint="eastAsia"/>
                  <w:b/>
                  <w:bCs/>
                  <w:sz w:val="14"/>
                  <w:szCs w:val="14"/>
                </w:rPr>
                <w:t xml:space="preserve"> </w:t>
              </w:r>
              <w:r w:rsidRPr="00441C2B">
                <w:rPr>
                  <w:rFonts w:eastAsia="SimSun"/>
                  <w:b/>
                  <w:bCs/>
                  <w:sz w:val="14"/>
                  <w:szCs w:val="14"/>
                </w:rPr>
                <w:t xml:space="preserve">                 </w:t>
              </w:r>
              <w:proofErr w:type="spellStart"/>
              <w:r w:rsidRPr="00441C2B">
                <w:rPr>
                  <w:rFonts w:eastAsia="SimSun" w:hint="eastAsia"/>
                  <w:b/>
                  <w:bCs/>
                  <w:sz w:val="14"/>
                  <w:szCs w:val="14"/>
                </w:rPr>
                <w:t>m</w:t>
              </w:r>
              <w:r w:rsidRPr="00441C2B">
                <w:rPr>
                  <w:rFonts w:eastAsia="SimSun"/>
                  <w:b/>
                  <w:bCs/>
                  <w:sz w:val="14"/>
                  <w:szCs w:val="14"/>
                </w:rPr>
                <w:t>PQ</w:t>
              </w:r>
              <w:proofErr w:type="spellEnd"/>
            </w:ins>
          </w:p>
        </w:tc>
      </w:tr>
      <w:tr w:rsidR="00B72375" w:rsidRPr="00441C2B" w14:paraId="170FB459" w14:textId="77777777" w:rsidTr="001F25E7">
        <w:trPr>
          <w:trHeight w:val="311"/>
          <w:ins w:id="520" w:author="안희영" w:date="2022-04-14T11:39:00Z"/>
          <w:trPrChange w:id="521" w:author="안희영" w:date="2022-04-15T14:14:00Z">
            <w:trPr>
              <w:trHeight w:val="311"/>
            </w:trPr>
          </w:trPrChange>
        </w:trPr>
        <w:tc>
          <w:tcPr>
            <w:tcW w:w="988" w:type="dxa"/>
            <w:shd w:val="clear" w:color="auto" w:fill="auto"/>
            <w:tcPrChange w:id="522" w:author="안희영" w:date="2022-04-15T14:14:00Z">
              <w:tcPr>
                <w:tcW w:w="988" w:type="dxa"/>
                <w:shd w:val="clear" w:color="auto" w:fill="auto"/>
              </w:tcPr>
            </w:tcPrChange>
          </w:tcPr>
          <w:p w14:paraId="223AF4CC" w14:textId="6341CD7F" w:rsidR="00B72375" w:rsidRPr="00441C2B" w:rsidRDefault="00B72375" w:rsidP="0044156C">
            <w:pPr>
              <w:jc w:val="both"/>
              <w:rPr>
                <w:ins w:id="523" w:author="안희영" w:date="2022-04-14T11:39:00Z"/>
                <w:rFonts w:eastAsia="맑은 고딕"/>
                <w:sz w:val="14"/>
                <w:szCs w:val="14"/>
                <w:lang w:eastAsia="ko-KR"/>
              </w:rPr>
            </w:pPr>
            <w:proofErr w:type="spellStart"/>
            <w:ins w:id="524" w:author="안희영" w:date="2022-04-14T11:39:00Z">
              <w:r w:rsidRPr="00441C2B">
                <w:rPr>
                  <w:rFonts w:eastAsia="맑은 고딕" w:hint="eastAsia"/>
                  <w:sz w:val="14"/>
                  <w:szCs w:val="14"/>
                  <w:lang w:eastAsia="ko-KR"/>
                </w:rPr>
                <w:t>H</w:t>
              </w:r>
              <w:r w:rsidRPr="00441C2B">
                <w:rPr>
                  <w:rFonts w:eastAsia="맑은 고딕"/>
                  <w:sz w:val="14"/>
                  <w:szCs w:val="14"/>
                  <w:lang w:eastAsia="ko-KR"/>
                </w:rPr>
                <w:t>oVer</w:t>
              </w:r>
              <w:proofErr w:type="spellEnd"/>
              <w:r w:rsidRPr="00441C2B">
                <w:rPr>
                  <w:rFonts w:eastAsia="맑은 고딕"/>
                  <w:sz w:val="14"/>
                  <w:szCs w:val="14"/>
                  <w:lang w:eastAsia="ko-KR"/>
                </w:rPr>
                <w:t>-Net</w:t>
              </w:r>
            </w:ins>
          </w:p>
          <w:p w14:paraId="4ACDF2A7" w14:textId="2F953818" w:rsidR="00B72375" w:rsidRPr="00441C2B" w:rsidRDefault="00B72375" w:rsidP="0044156C">
            <w:pPr>
              <w:jc w:val="both"/>
              <w:rPr>
                <w:ins w:id="525" w:author="안희영" w:date="2022-04-14T11:39:00Z"/>
                <w:rFonts w:eastAsia="맑은 고딕"/>
                <w:sz w:val="14"/>
                <w:szCs w:val="14"/>
                <w:lang w:eastAsia="ko-KR"/>
              </w:rPr>
            </w:pPr>
            <w:ins w:id="526" w:author="안희영" w:date="2022-04-14T11:39:00Z">
              <w:r w:rsidRPr="00441C2B">
                <w:rPr>
                  <w:rFonts w:eastAsia="맑은 고딕" w:hint="eastAsia"/>
                  <w:sz w:val="14"/>
                  <w:szCs w:val="14"/>
                  <w:lang w:eastAsia="ko-KR"/>
                </w:rPr>
                <w:t>U</w:t>
              </w:r>
              <w:r w:rsidRPr="00441C2B">
                <w:rPr>
                  <w:rFonts w:eastAsia="맑은 고딕"/>
                  <w:sz w:val="14"/>
                  <w:szCs w:val="14"/>
                  <w:lang w:eastAsia="ko-KR"/>
                </w:rPr>
                <w:t>net++</w:t>
              </w:r>
            </w:ins>
          </w:p>
          <w:p w14:paraId="59E2C184" w14:textId="72EB0234" w:rsidR="00B72375" w:rsidRPr="00441C2B" w:rsidRDefault="00B72375" w:rsidP="0044156C">
            <w:pPr>
              <w:jc w:val="both"/>
              <w:rPr>
                <w:ins w:id="527" w:author="안희영" w:date="2022-04-14T11:39:00Z"/>
                <w:rFonts w:eastAsia="맑은 고딕"/>
                <w:sz w:val="14"/>
                <w:szCs w:val="14"/>
                <w:lang w:eastAsia="ko-KR"/>
              </w:rPr>
            </w:pPr>
            <w:ins w:id="528" w:author="안희영" w:date="2022-04-14T11:39:00Z">
              <w:r w:rsidRPr="00441C2B">
                <w:rPr>
                  <w:rFonts w:eastAsia="맑은 고딕" w:hint="eastAsia"/>
                  <w:sz w:val="14"/>
                  <w:szCs w:val="14"/>
                  <w:lang w:eastAsia="ko-KR"/>
                </w:rPr>
                <w:t>U</w:t>
              </w:r>
              <w:r w:rsidRPr="00441C2B">
                <w:rPr>
                  <w:rFonts w:eastAsia="맑은 고딕"/>
                  <w:sz w:val="14"/>
                  <w:szCs w:val="14"/>
                  <w:lang w:eastAsia="ko-KR"/>
                </w:rPr>
                <w:t>net++</w:t>
              </w:r>
            </w:ins>
          </w:p>
          <w:p w14:paraId="6B26BE6A" w14:textId="06844AAA" w:rsidR="00B72375" w:rsidRPr="00441C2B" w:rsidRDefault="00B72375" w:rsidP="0044156C">
            <w:pPr>
              <w:jc w:val="both"/>
              <w:rPr>
                <w:ins w:id="529" w:author="안희영" w:date="2022-04-14T11:39:00Z"/>
                <w:rFonts w:eastAsia="맑은 고딕"/>
                <w:sz w:val="14"/>
                <w:szCs w:val="14"/>
                <w:lang w:eastAsia="ko-KR"/>
              </w:rPr>
            </w:pPr>
            <w:ins w:id="530" w:author="안희영" w:date="2022-04-14T11:39:00Z">
              <w:r w:rsidRPr="00441C2B">
                <w:rPr>
                  <w:rFonts w:eastAsia="맑은 고딕" w:hint="eastAsia"/>
                  <w:sz w:val="14"/>
                  <w:szCs w:val="14"/>
                  <w:lang w:eastAsia="ko-KR"/>
                </w:rPr>
                <w:t>U</w:t>
              </w:r>
              <w:r w:rsidRPr="00441C2B">
                <w:rPr>
                  <w:rFonts w:eastAsia="맑은 고딕"/>
                  <w:sz w:val="14"/>
                  <w:szCs w:val="14"/>
                  <w:lang w:eastAsia="ko-KR"/>
                </w:rPr>
                <w:t>net++</w:t>
              </w:r>
            </w:ins>
          </w:p>
        </w:tc>
        <w:tc>
          <w:tcPr>
            <w:tcW w:w="2131" w:type="dxa"/>
            <w:tcPrChange w:id="531" w:author="안희영" w:date="2022-04-15T14:14:00Z">
              <w:tcPr>
                <w:tcW w:w="2131" w:type="dxa"/>
              </w:tcPr>
            </w:tcPrChange>
          </w:tcPr>
          <w:p w14:paraId="4863E410" w14:textId="77777777" w:rsidR="00B72375" w:rsidRPr="00441C2B" w:rsidRDefault="00B72375" w:rsidP="0044156C">
            <w:pPr>
              <w:jc w:val="both"/>
              <w:rPr>
                <w:ins w:id="532" w:author="안희영" w:date="2022-04-14T11:39:00Z"/>
                <w:rFonts w:eastAsia="맑은 고딕"/>
                <w:sz w:val="14"/>
                <w:szCs w:val="14"/>
                <w:lang w:eastAsia="ko-KR"/>
              </w:rPr>
            </w:pPr>
            <w:ins w:id="533" w:author="안희영" w:date="2022-04-14T11:39:00Z">
              <w:r w:rsidRPr="00441C2B">
                <w:rPr>
                  <w:rFonts w:eastAsia="맑은 고딕" w:hint="eastAsia"/>
                  <w:sz w:val="14"/>
                  <w:szCs w:val="14"/>
                  <w:lang w:eastAsia="ko-KR"/>
                </w:rPr>
                <w:t>B</w:t>
              </w:r>
              <w:r w:rsidRPr="00441C2B">
                <w:rPr>
                  <w:rFonts w:eastAsia="맑은 고딕"/>
                  <w:sz w:val="14"/>
                  <w:szCs w:val="14"/>
                  <w:lang w:eastAsia="ko-KR"/>
                </w:rPr>
                <w:t>ase</w:t>
              </w:r>
            </w:ins>
          </w:p>
          <w:p w14:paraId="3B3127E2" w14:textId="77777777" w:rsidR="00B72375" w:rsidRPr="00441C2B" w:rsidRDefault="00B72375" w:rsidP="0044156C">
            <w:pPr>
              <w:jc w:val="both"/>
              <w:rPr>
                <w:ins w:id="534" w:author="안희영" w:date="2022-04-14T11:39:00Z"/>
                <w:rFonts w:eastAsia="맑은 고딕"/>
                <w:sz w:val="14"/>
                <w:szCs w:val="14"/>
                <w:lang w:eastAsia="ko-KR"/>
              </w:rPr>
            </w:pPr>
            <w:ins w:id="535" w:author="안희영" w:date="2022-04-14T11:39:00Z">
              <w:r w:rsidRPr="00441C2B">
                <w:rPr>
                  <w:rFonts w:eastAsia="맑은 고딕" w:hint="eastAsia"/>
                  <w:sz w:val="14"/>
                  <w:szCs w:val="14"/>
                  <w:lang w:eastAsia="ko-KR"/>
                </w:rPr>
                <w:t>B</w:t>
              </w:r>
              <w:r w:rsidRPr="00441C2B">
                <w:rPr>
                  <w:rFonts w:eastAsia="맑은 고딕"/>
                  <w:sz w:val="14"/>
                  <w:szCs w:val="14"/>
                  <w:lang w:eastAsia="ko-KR"/>
                </w:rPr>
                <w:t>ase</w:t>
              </w:r>
            </w:ins>
          </w:p>
          <w:p w14:paraId="67D3DC6B" w14:textId="77777777" w:rsidR="00B72375" w:rsidRPr="00441C2B" w:rsidRDefault="00B72375" w:rsidP="0044156C">
            <w:pPr>
              <w:jc w:val="both"/>
              <w:rPr>
                <w:ins w:id="536" w:author="안희영" w:date="2022-04-14T11:39:00Z"/>
                <w:rFonts w:eastAsia="맑은 고딕"/>
                <w:sz w:val="14"/>
                <w:szCs w:val="14"/>
                <w:lang w:eastAsia="ko-KR"/>
              </w:rPr>
            </w:pPr>
            <w:ins w:id="537" w:author="안희영" w:date="2022-04-14T11:39:00Z">
              <w:r w:rsidRPr="00441C2B">
                <w:rPr>
                  <w:rFonts w:eastAsia="맑은 고딕" w:hint="eastAsia"/>
                  <w:sz w:val="14"/>
                  <w:szCs w:val="14"/>
                  <w:lang w:eastAsia="ko-KR"/>
                </w:rPr>
                <w:t>B</w:t>
              </w:r>
              <w:r w:rsidRPr="00441C2B">
                <w:rPr>
                  <w:rFonts w:eastAsia="맑은 고딕"/>
                  <w:sz w:val="14"/>
                  <w:szCs w:val="14"/>
                  <w:lang w:eastAsia="ko-KR"/>
                </w:rPr>
                <w:t>ase + copy–paste (random-level)</w:t>
              </w:r>
            </w:ins>
          </w:p>
          <w:p w14:paraId="45BBF479" w14:textId="77777777" w:rsidR="00B72375" w:rsidRPr="00441C2B" w:rsidRDefault="00B72375" w:rsidP="0044156C">
            <w:pPr>
              <w:jc w:val="both"/>
              <w:rPr>
                <w:ins w:id="538" w:author="안희영" w:date="2022-04-14T11:39:00Z"/>
                <w:rFonts w:eastAsia="맑은 고딕"/>
                <w:sz w:val="14"/>
                <w:szCs w:val="14"/>
                <w:lang w:eastAsia="ko-KR"/>
              </w:rPr>
            </w:pPr>
            <w:ins w:id="539" w:author="안희영" w:date="2022-04-14T11:39:00Z">
              <w:r w:rsidRPr="00441C2B">
                <w:rPr>
                  <w:rFonts w:eastAsia="맑은 고딕" w:hint="eastAsia"/>
                  <w:sz w:val="14"/>
                  <w:szCs w:val="14"/>
                  <w:lang w:eastAsia="ko-KR"/>
                </w:rPr>
                <w:t>B</w:t>
              </w:r>
              <w:r w:rsidRPr="00441C2B">
                <w:rPr>
                  <w:rFonts w:eastAsia="맑은 고딕"/>
                  <w:sz w:val="14"/>
                  <w:szCs w:val="14"/>
                  <w:lang w:eastAsia="ko-KR"/>
                </w:rPr>
                <w:t>ase + copy–paste (source-level)</w:t>
              </w:r>
            </w:ins>
          </w:p>
        </w:tc>
        <w:tc>
          <w:tcPr>
            <w:tcW w:w="1701" w:type="dxa"/>
            <w:shd w:val="clear" w:color="auto" w:fill="auto"/>
            <w:tcPrChange w:id="540" w:author="안희영" w:date="2022-04-15T14:14:00Z">
              <w:tcPr>
                <w:tcW w:w="1701" w:type="dxa"/>
                <w:shd w:val="clear" w:color="auto" w:fill="auto"/>
              </w:tcPr>
            </w:tcPrChange>
          </w:tcPr>
          <w:p w14:paraId="569EAC9C" w14:textId="77777777" w:rsidR="00B72375" w:rsidRPr="00441C2B" w:rsidRDefault="00B72375" w:rsidP="0044156C">
            <w:pPr>
              <w:jc w:val="both"/>
              <w:rPr>
                <w:ins w:id="541" w:author="안희영" w:date="2022-04-14T11:39:00Z"/>
                <w:rFonts w:eastAsia="맑은 고딕"/>
                <w:sz w:val="14"/>
                <w:szCs w:val="14"/>
                <w:lang w:eastAsia="ko-KR"/>
              </w:rPr>
            </w:pPr>
            <w:ins w:id="542" w:author="안희영" w:date="2022-04-14T11:39:00Z">
              <w:r w:rsidRPr="00441C2B">
                <w:rPr>
                  <w:rFonts w:eastAsia="맑은 고딕" w:hint="eastAsia"/>
                  <w:sz w:val="14"/>
                  <w:szCs w:val="14"/>
                  <w:lang w:eastAsia="ko-KR"/>
                </w:rPr>
                <w:t>6</w:t>
              </w:r>
              <w:r w:rsidRPr="00441C2B">
                <w:rPr>
                  <w:rFonts w:eastAsia="맑은 고딕"/>
                  <w:sz w:val="14"/>
                  <w:szCs w:val="14"/>
                  <w:lang w:eastAsia="ko-KR"/>
                </w:rPr>
                <w:t xml:space="preserve">4.3  </w:t>
              </w:r>
            </w:ins>
            <m:oMath>
              <m:r>
                <w:ins w:id="543" w:author="안희영" w:date="2022-04-14T11:39:00Z">
                  <w:rPr>
                    <w:rFonts w:ascii="Cambria Math" w:eastAsia="SimSun" w:hAnsi="Cambria Math"/>
                    <w:sz w:val="14"/>
                    <w:szCs w:val="14"/>
                  </w:rPr>
                  <m:t>±</m:t>
                </w:ins>
              </m:r>
            </m:oMath>
            <w:ins w:id="544" w:author="안희영" w:date="2022-04-14T11:39:00Z">
              <w:r w:rsidRPr="00441C2B">
                <w:rPr>
                  <w:rFonts w:eastAsia="맑은 고딕" w:hint="eastAsia"/>
                  <w:sz w:val="14"/>
                  <w:szCs w:val="14"/>
                  <w:lang w:eastAsia="ko-KR"/>
                </w:rPr>
                <w:t>0</w:t>
              </w:r>
              <w:r w:rsidRPr="00441C2B">
                <w:rPr>
                  <w:rFonts w:eastAsia="맑은 고딕"/>
                  <w:sz w:val="14"/>
                  <w:szCs w:val="14"/>
                  <w:lang w:eastAsia="ko-KR"/>
                </w:rPr>
                <w:t>.5      51.52</w:t>
              </w:r>
            </w:ins>
            <m:oMath>
              <m:r>
                <w:ins w:id="545" w:author="안희영" w:date="2022-04-14T11:39:00Z">
                  <w:rPr>
                    <w:rFonts w:ascii="Cambria Math" w:eastAsia="SimSun" w:hAnsi="Cambria Math"/>
                    <w:sz w:val="14"/>
                    <w:szCs w:val="14"/>
                  </w:rPr>
                  <m:t>±</m:t>
                </w:ins>
              </m:r>
            </m:oMath>
            <w:ins w:id="546" w:author="안희영" w:date="2022-04-14T11:39:00Z">
              <w:r w:rsidRPr="00441C2B">
                <w:rPr>
                  <w:rFonts w:eastAsia="맑은 고딕" w:hint="eastAsia"/>
                  <w:sz w:val="14"/>
                  <w:szCs w:val="14"/>
                  <w:lang w:eastAsia="ko-KR"/>
                </w:rPr>
                <w:t>0</w:t>
              </w:r>
              <w:r w:rsidRPr="00441C2B">
                <w:rPr>
                  <w:rFonts w:eastAsia="맑은 고딕"/>
                  <w:sz w:val="14"/>
                  <w:szCs w:val="14"/>
                  <w:lang w:eastAsia="ko-KR"/>
                </w:rPr>
                <w:t>.47</w:t>
              </w:r>
            </w:ins>
          </w:p>
          <w:p w14:paraId="2050B0AB" w14:textId="77777777" w:rsidR="00B72375" w:rsidRPr="00441C2B" w:rsidRDefault="00B72375" w:rsidP="0044156C">
            <w:pPr>
              <w:jc w:val="both"/>
              <w:rPr>
                <w:ins w:id="547" w:author="안희영" w:date="2022-04-14T11:39:00Z"/>
                <w:rFonts w:eastAsia="맑은 고딕"/>
                <w:sz w:val="14"/>
                <w:szCs w:val="14"/>
                <w:lang w:eastAsia="ko-KR"/>
              </w:rPr>
            </w:pPr>
            <w:ins w:id="548" w:author="안희영" w:date="2022-04-14T11:39:00Z">
              <w:r w:rsidRPr="00441C2B">
                <w:rPr>
                  <w:rFonts w:eastAsia="맑은 고딕"/>
                  <w:sz w:val="14"/>
                  <w:szCs w:val="14"/>
                  <w:lang w:eastAsia="ko-KR"/>
                </w:rPr>
                <w:t>64.31</w:t>
              </w:r>
            </w:ins>
            <m:oMath>
              <m:r>
                <w:ins w:id="549" w:author="안희영" w:date="2022-04-14T11:39:00Z">
                  <w:rPr>
                    <w:rFonts w:ascii="Cambria Math" w:eastAsia="SimSun" w:hAnsi="Cambria Math"/>
                    <w:sz w:val="14"/>
                    <w:szCs w:val="14"/>
                  </w:rPr>
                  <m:t>±</m:t>
                </w:ins>
              </m:r>
            </m:oMath>
            <w:ins w:id="550" w:author="안희영" w:date="2022-04-14T11:39:00Z">
              <w:r w:rsidRPr="00441C2B">
                <w:rPr>
                  <w:rFonts w:eastAsia="맑은 고딕" w:hint="eastAsia"/>
                  <w:sz w:val="14"/>
                  <w:szCs w:val="14"/>
                  <w:lang w:eastAsia="ko-KR"/>
                </w:rPr>
                <w:t>0</w:t>
              </w:r>
              <w:r w:rsidRPr="00441C2B">
                <w:rPr>
                  <w:rFonts w:eastAsia="맑은 고딕"/>
                  <w:sz w:val="14"/>
                  <w:szCs w:val="14"/>
                  <w:lang w:eastAsia="ko-KR"/>
                </w:rPr>
                <w:t>.58</w:t>
              </w:r>
              <w:r w:rsidRPr="00441C2B">
                <w:rPr>
                  <w:rFonts w:eastAsia="SimSun"/>
                  <w:sz w:val="14"/>
                  <w:szCs w:val="14"/>
                </w:rPr>
                <w:t xml:space="preserve">    52.30</w:t>
              </w:r>
            </w:ins>
            <m:oMath>
              <m:r>
                <w:ins w:id="551" w:author="안희영" w:date="2022-04-14T11:39:00Z">
                  <w:rPr>
                    <w:rFonts w:ascii="Cambria Math" w:eastAsia="SimSun" w:hAnsi="Cambria Math"/>
                    <w:sz w:val="14"/>
                    <w:szCs w:val="14"/>
                  </w:rPr>
                  <m:t>±</m:t>
                </w:ins>
              </m:r>
            </m:oMath>
            <w:ins w:id="552" w:author="안희영" w:date="2022-04-14T11:39:00Z">
              <w:r w:rsidRPr="00441C2B">
                <w:rPr>
                  <w:rFonts w:hint="eastAsia"/>
                  <w:sz w:val="14"/>
                  <w:szCs w:val="14"/>
                  <w:lang w:eastAsia="ko-KR"/>
                </w:rPr>
                <w:t>0</w:t>
              </w:r>
              <w:r w:rsidRPr="00441C2B">
                <w:rPr>
                  <w:sz w:val="14"/>
                  <w:szCs w:val="14"/>
                  <w:lang w:eastAsia="ko-KR"/>
                </w:rPr>
                <w:t>.51</w:t>
              </w:r>
            </w:ins>
          </w:p>
          <w:p w14:paraId="52965B59" w14:textId="77777777" w:rsidR="00B72375" w:rsidRPr="00441C2B" w:rsidRDefault="00B72375" w:rsidP="0044156C">
            <w:pPr>
              <w:jc w:val="both"/>
              <w:rPr>
                <w:ins w:id="553" w:author="안희영" w:date="2022-04-14T11:39:00Z"/>
                <w:rFonts w:eastAsia="SimSun"/>
                <w:sz w:val="14"/>
                <w:szCs w:val="14"/>
              </w:rPr>
            </w:pPr>
            <w:ins w:id="554" w:author="안희영" w:date="2022-04-14T11:39:00Z">
              <w:r w:rsidRPr="00441C2B">
                <w:rPr>
                  <w:rFonts w:eastAsia="맑은 고딕" w:hint="eastAsia"/>
                  <w:sz w:val="14"/>
                  <w:szCs w:val="14"/>
                  <w:lang w:eastAsia="ko-KR"/>
                </w:rPr>
                <w:t>6</w:t>
              </w:r>
              <w:r w:rsidRPr="00441C2B">
                <w:rPr>
                  <w:rFonts w:eastAsia="맑은 고딕"/>
                  <w:sz w:val="14"/>
                  <w:szCs w:val="14"/>
                  <w:lang w:eastAsia="ko-KR"/>
                </w:rPr>
                <w:t>4</w:t>
              </w:r>
              <w:r w:rsidRPr="00441C2B">
                <w:rPr>
                  <w:rFonts w:eastAsia="SimSun"/>
                  <w:sz w:val="14"/>
                  <w:szCs w:val="14"/>
                </w:rPr>
                <w:t>.51</w:t>
              </w:r>
            </w:ins>
            <m:oMath>
              <m:r>
                <w:ins w:id="555" w:author="안희영" w:date="2022-04-14T11:39:00Z">
                  <w:rPr>
                    <w:rFonts w:ascii="Cambria Math" w:eastAsia="SimSun" w:hAnsi="Cambria Math"/>
                    <w:sz w:val="14"/>
                    <w:szCs w:val="14"/>
                  </w:rPr>
                  <m:t>±</m:t>
                </w:ins>
              </m:r>
            </m:oMath>
            <w:ins w:id="556" w:author="안희영" w:date="2022-04-14T11:39:00Z">
              <w:r w:rsidRPr="00441C2B">
                <w:rPr>
                  <w:rFonts w:hint="eastAsia"/>
                  <w:sz w:val="14"/>
                  <w:szCs w:val="14"/>
                  <w:lang w:eastAsia="ko-KR"/>
                </w:rPr>
                <w:t>0</w:t>
              </w:r>
              <w:r w:rsidRPr="00441C2B">
                <w:rPr>
                  <w:sz w:val="14"/>
                  <w:szCs w:val="14"/>
                  <w:lang w:eastAsia="ko-KR"/>
                </w:rPr>
                <w:t xml:space="preserve">.6 </w:t>
              </w:r>
              <w:r w:rsidRPr="00441C2B">
                <w:rPr>
                  <w:rFonts w:eastAsia="SimSun"/>
                  <w:sz w:val="14"/>
                  <w:szCs w:val="14"/>
                </w:rPr>
                <w:t xml:space="preserve">     52.83</w:t>
              </w:r>
            </w:ins>
            <m:oMath>
              <m:r>
                <w:ins w:id="557" w:author="안희영" w:date="2022-04-14T11:39:00Z">
                  <w:rPr>
                    <w:rFonts w:ascii="Cambria Math" w:eastAsia="SimSun" w:hAnsi="Cambria Math"/>
                    <w:sz w:val="14"/>
                    <w:szCs w:val="14"/>
                  </w:rPr>
                  <m:t>±</m:t>
                </w:ins>
              </m:r>
            </m:oMath>
            <w:ins w:id="558" w:author="안희영" w:date="2022-04-14T11:39:00Z">
              <w:r w:rsidRPr="00441C2B">
                <w:rPr>
                  <w:rFonts w:hint="eastAsia"/>
                  <w:sz w:val="14"/>
                  <w:szCs w:val="14"/>
                  <w:lang w:eastAsia="ko-KR"/>
                </w:rPr>
                <w:t>0</w:t>
              </w:r>
              <w:r w:rsidRPr="00441C2B">
                <w:rPr>
                  <w:sz w:val="14"/>
                  <w:szCs w:val="14"/>
                  <w:lang w:eastAsia="ko-KR"/>
                </w:rPr>
                <w:t>.75</w:t>
              </w:r>
            </w:ins>
          </w:p>
          <w:p w14:paraId="6D3B4D41" w14:textId="77777777" w:rsidR="00B72375" w:rsidRPr="00441C2B" w:rsidRDefault="00B72375" w:rsidP="0044156C">
            <w:pPr>
              <w:jc w:val="both"/>
              <w:rPr>
                <w:ins w:id="559" w:author="안희영" w:date="2022-04-14T11:39:00Z"/>
                <w:rFonts w:eastAsia="SimSun"/>
                <w:b/>
                <w:bCs/>
                <w:sz w:val="14"/>
                <w:szCs w:val="14"/>
              </w:rPr>
            </w:pPr>
            <w:ins w:id="560" w:author="안희영" w:date="2022-04-14T11:39:00Z">
              <w:r w:rsidRPr="00441C2B">
                <w:rPr>
                  <w:rFonts w:eastAsia="맑은 고딕" w:hint="eastAsia"/>
                  <w:b/>
                  <w:bCs/>
                  <w:sz w:val="14"/>
                  <w:szCs w:val="14"/>
                  <w:lang w:eastAsia="ko-KR"/>
                </w:rPr>
                <w:t>6</w:t>
              </w:r>
              <w:r w:rsidRPr="00441C2B">
                <w:rPr>
                  <w:rFonts w:eastAsia="맑은 고딕"/>
                  <w:b/>
                  <w:bCs/>
                  <w:sz w:val="14"/>
                  <w:szCs w:val="14"/>
                  <w:lang w:eastAsia="ko-KR"/>
                </w:rPr>
                <w:t>4</w:t>
              </w:r>
              <w:r w:rsidRPr="00441C2B">
                <w:rPr>
                  <w:rFonts w:eastAsia="SimSun"/>
                  <w:b/>
                  <w:bCs/>
                  <w:sz w:val="14"/>
                  <w:szCs w:val="14"/>
                </w:rPr>
                <w:t>.52</w:t>
              </w:r>
            </w:ins>
            <m:oMath>
              <m:r>
                <w:ins w:id="561" w:author="안희영" w:date="2022-04-14T11:39:00Z">
                  <w:rPr>
                    <w:rFonts w:ascii="Cambria Math" w:eastAsia="SimSun" w:hAnsi="Cambria Math"/>
                    <w:sz w:val="14"/>
                    <w:szCs w:val="14"/>
                  </w:rPr>
                  <m:t>±</m:t>
                </w:ins>
              </m:r>
            </m:oMath>
            <w:ins w:id="562" w:author="안희영" w:date="2022-04-14T11:39:00Z">
              <w:r w:rsidRPr="00441C2B">
                <w:rPr>
                  <w:rFonts w:hint="eastAsia"/>
                  <w:sz w:val="14"/>
                  <w:szCs w:val="14"/>
                  <w:lang w:eastAsia="ko-KR"/>
                </w:rPr>
                <w:t>0</w:t>
              </w:r>
              <w:r w:rsidRPr="00441C2B">
                <w:rPr>
                  <w:sz w:val="14"/>
                  <w:szCs w:val="14"/>
                  <w:lang w:eastAsia="ko-KR"/>
                </w:rPr>
                <w:t>.44</w:t>
              </w:r>
              <w:r w:rsidRPr="00441C2B">
                <w:rPr>
                  <w:sz w:val="14"/>
                  <w:szCs w:val="14"/>
                </w:rPr>
                <w:t xml:space="preserve"> </w:t>
              </w:r>
              <w:r w:rsidRPr="00441C2B">
                <w:rPr>
                  <w:rFonts w:eastAsia="SimSun"/>
                  <w:b/>
                  <w:bCs/>
                  <w:sz w:val="14"/>
                  <w:szCs w:val="14"/>
                </w:rPr>
                <w:t xml:space="preserve">   52.90</w:t>
              </w:r>
            </w:ins>
            <m:oMath>
              <m:r>
                <w:ins w:id="563" w:author="안희영" w:date="2022-04-14T11:39:00Z">
                  <w:rPr>
                    <w:rFonts w:ascii="Cambria Math" w:eastAsia="SimSun" w:hAnsi="Cambria Math"/>
                    <w:sz w:val="14"/>
                    <w:szCs w:val="14"/>
                  </w:rPr>
                  <m:t>±</m:t>
                </w:ins>
              </m:r>
            </m:oMath>
            <w:ins w:id="564" w:author="안희영" w:date="2022-04-14T11:39:00Z">
              <w:r w:rsidRPr="00441C2B">
                <w:rPr>
                  <w:rFonts w:hint="eastAsia"/>
                  <w:sz w:val="14"/>
                  <w:szCs w:val="14"/>
                  <w:lang w:eastAsia="ko-KR"/>
                </w:rPr>
                <w:t>0</w:t>
              </w:r>
              <w:r w:rsidRPr="00441C2B">
                <w:rPr>
                  <w:sz w:val="14"/>
                  <w:szCs w:val="14"/>
                  <w:lang w:eastAsia="ko-KR"/>
                </w:rPr>
                <w:t>.54</w:t>
              </w:r>
            </w:ins>
          </w:p>
        </w:tc>
      </w:tr>
    </w:tbl>
    <w:p w14:paraId="5576C1FD" w14:textId="77777777" w:rsidR="00B72375" w:rsidRPr="00C834DC" w:rsidRDefault="00B72375" w:rsidP="00BB204A">
      <w:pPr>
        <w:pStyle w:val="ab"/>
        <w:rPr>
          <w:ins w:id="565" w:author="안희영" w:date="2022-04-14T11:38:00Z"/>
          <w:sz w:val="24"/>
          <w:szCs w:val="24"/>
          <w:lang w:eastAsia="ko-KR"/>
          <w:rPrChange w:id="566" w:author="안희영" w:date="2022-04-15T10:48:00Z">
            <w:rPr>
              <w:ins w:id="567" w:author="안희영" w:date="2022-04-14T11:38:00Z"/>
              <w:lang w:eastAsia="ko-KR"/>
            </w:rPr>
          </w:rPrChange>
        </w:rPr>
      </w:pPr>
    </w:p>
    <w:p w14:paraId="50B1EF50" w14:textId="2F3005E4" w:rsidR="00CC296C" w:rsidRPr="00CC296C" w:rsidRDefault="00CC296C">
      <w:pPr>
        <w:pStyle w:val="ab"/>
        <w:rPr>
          <w:ins w:id="568" w:author="안희영" w:date="2022-04-14T11:46:00Z"/>
          <w:lang w:eastAsia="ko-KR"/>
          <w:rPrChange w:id="569" w:author="안희영" w:date="2022-04-14T11:46:00Z">
            <w:rPr>
              <w:ins w:id="570" w:author="안희영" w:date="2022-04-14T11:46:00Z"/>
            </w:rPr>
          </w:rPrChange>
        </w:rPr>
        <w:pPrChange w:id="571" w:author="안희영" w:date="2022-04-14T11:46:00Z">
          <w:pPr/>
        </w:pPrChange>
      </w:pPr>
      <w:ins w:id="572" w:author="안희영" w:date="2022-04-14T11:46:00Z">
        <w:r w:rsidRPr="00CC296C">
          <w:rPr>
            <w:b/>
            <w:bCs/>
            <w:rPrChange w:id="573" w:author="안희영" w:date="2022-04-14T11:46:00Z">
              <w:rPr/>
            </w:rPrChange>
          </w:rPr>
          <w:t xml:space="preserve">Table </w:t>
        </w:r>
        <w:r>
          <w:rPr>
            <w:b/>
            <w:bCs/>
          </w:rPr>
          <w:t xml:space="preserve">2. </w:t>
        </w:r>
        <w:r w:rsidRPr="00441C2B">
          <w:rPr>
            <w:lang w:eastAsia="ko-KR"/>
          </w:rPr>
          <w:t>Comparative results for each method</w:t>
        </w:r>
        <w:r w:rsidRPr="00441C2B">
          <w:rPr>
            <w:rFonts w:hint="eastAsia"/>
            <w:lang w:eastAsia="ko-KR"/>
          </w:rPr>
          <w:t xml:space="preserve"> </w:t>
        </w:r>
        <w:r w:rsidRPr="00441C2B">
          <w:rPr>
            <w:lang w:eastAsia="ko-KR"/>
          </w:rPr>
          <w:t>in terms of classes</w:t>
        </w:r>
      </w:ins>
    </w:p>
    <w:tbl>
      <w:tblPr>
        <w:tblpPr w:leftFromText="142" w:rightFromText="142" w:vertAnchor="text" w:horzAnchor="margin" w:tblpXSpec="right" w:tblpY="69"/>
        <w:tblOverlap w:val="never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  <w:tblPrChange w:id="574" w:author="안희영" w:date="2022-04-15T14:14:00Z">
          <w:tblPr>
            <w:tblpPr w:leftFromText="142" w:rightFromText="142" w:vertAnchor="text" w:tblpXSpec="right" w:tblpY="18"/>
            <w:tblOverlap w:val="never"/>
            <w:tblW w:w="5000" w:type="pct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1330"/>
        <w:gridCol w:w="3527"/>
        <w:tblGridChange w:id="575">
          <w:tblGrid>
            <w:gridCol w:w="1330"/>
            <w:gridCol w:w="3527"/>
          </w:tblGrid>
        </w:tblGridChange>
      </w:tblGrid>
      <w:tr w:rsidR="00B72375" w:rsidRPr="00441C2B" w14:paraId="143A8907" w14:textId="77777777" w:rsidTr="001F25E7">
        <w:trPr>
          <w:trHeight w:val="197"/>
          <w:ins w:id="576" w:author="안희영" w:date="2022-04-14T11:39:00Z"/>
          <w:trPrChange w:id="577" w:author="안희영" w:date="2022-04-15T14:14:00Z">
            <w:trPr>
              <w:trHeight w:val="197"/>
            </w:trPr>
          </w:trPrChange>
        </w:trPr>
        <w:tc>
          <w:tcPr>
            <w:tcW w:w="1369" w:type="pct"/>
            <w:shd w:val="clear" w:color="auto" w:fill="auto"/>
            <w:tcPrChange w:id="578" w:author="안희영" w:date="2022-04-15T14:14:00Z">
              <w:tcPr>
                <w:tcW w:w="1369" w:type="pct"/>
                <w:shd w:val="clear" w:color="auto" w:fill="auto"/>
              </w:tcPr>
            </w:tcPrChange>
          </w:tcPr>
          <w:p w14:paraId="04AD99EB" w14:textId="77777777" w:rsidR="00B72375" w:rsidRPr="00441C2B" w:rsidRDefault="00B72375" w:rsidP="001F25E7">
            <w:pPr>
              <w:rPr>
                <w:ins w:id="579" w:author="안희영" w:date="2022-04-14T11:39:00Z"/>
                <w:rFonts w:eastAsia="SimSun"/>
                <w:b/>
                <w:bCs/>
                <w:sz w:val="16"/>
                <w:szCs w:val="16"/>
              </w:rPr>
            </w:pPr>
            <w:ins w:id="580" w:author="안희영" w:date="2022-04-14T11:39:00Z">
              <w:r w:rsidRPr="00441C2B">
                <w:rPr>
                  <w:rFonts w:eastAsia="SimSun" w:hint="eastAsia"/>
                  <w:b/>
                  <w:bCs/>
                  <w:sz w:val="16"/>
                  <w:szCs w:val="16"/>
                </w:rPr>
                <w:t>C</w:t>
              </w:r>
              <w:r w:rsidRPr="00441C2B">
                <w:rPr>
                  <w:rFonts w:eastAsia="SimSun"/>
                  <w:b/>
                  <w:bCs/>
                  <w:sz w:val="16"/>
                  <w:szCs w:val="16"/>
                </w:rPr>
                <w:t>lasses</w:t>
              </w:r>
            </w:ins>
          </w:p>
        </w:tc>
        <w:tc>
          <w:tcPr>
            <w:tcW w:w="3631" w:type="pct"/>
            <w:shd w:val="clear" w:color="auto" w:fill="auto"/>
            <w:tcPrChange w:id="581" w:author="안희영" w:date="2022-04-15T14:14:00Z">
              <w:tcPr>
                <w:tcW w:w="3631" w:type="pct"/>
                <w:shd w:val="clear" w:color="auto" w:fill="auto"/>
              </w:tcPr>
            </w:tcPrChange>
          </w:tcPr>
          <w:p w14:paraId="12F676DC" w14:textId="77777777" w:rsidR="00B72375" w:rsidRPr="00441C2B" w:rsidRDefault="00B72375" w:rsidP="001F25E7">
            <w:pPr>
              <w:rPr>
                <w:ins w:id="582" w:author="안희영" w:date="2022-04-14T11:39:00Z"/>
                <w:rFonts w:eastAsia="SimSun"/>
                <w:b/>
                <w:bCs/>
                <w:sz w:val="16"/>
                <w:szCs w:val="16"/>
              </w:rPr>
            </w:pPr>
            <w:ins w:id="583" w:author="안희영" w:date="2022-04-14T11:39:00Z">
              <w:r w:rsidRPr="00441C2B">
                <w:rPr>
                  <w:rFonts w:eastAsia="SimSun"/>
                  <w:b/>
                  <w:bCs/>
                  <w:sz w:val="16"/>
                  <w:szCs w:val="16"/>
                </w:rPr>
                <w:t xml:space="preserve">Method                                                    </w:t>
              </w:r>
              <w:r w:rsidRPr="00441C2B">
                <w:rPr>
                  <w:rFonts w:eastAsia="SimSun" w:hint="eastAsia"/>
                  <w:b/>
                  <w:bCs/>
                  <w:sz w:val="16"/>
                  <w:szCs w:val="16"/>
                </w:rPr>
                <w:t>P</w:t>
              </w:r>
              <w:r w:rsidRPr="00441C2B">
                <w:rPr>
                  <w:rFonts w:eastAsia="SimSun"/>
                  <w:b/>
                  <w:bCs/>
                  <w:sz w:val="16"/>
                  <w:szCs w:val="16"/>
                </w:rPr>
                <w:t xml:space="preserve">Q                   </w:t>
              </w:r>
            </w:ins>
          </w:p>
        </w:tc>
      </w:tr>
      <w:tr w:rsidR="00B72375" w:rsidRPr="00441C2B" w14:paraId="554D7215" w14:textId="77777777" w:rsidTr="001F25E7">
        <w:trPr>
          <w:trHeight w:val="2759"/>
          <w:ins w:id="584" w:author="안희영" w:date="2022-04-14T11:39:00Z"/>
          <w:trPrChange w:id="585" w:author="안희영" w:date="2022-04-15T14:14:00Z">
            <w:trPr>
              <w:trHeight w:val="2759"/>
            </w:trPr>
          </w:trPrChange>
        </w:trPr>
        <w:tc>
          <w:tcPr>
            <w:tcW w:w="1369" w:type="pct"/>
            <w:shd w:val="clear" w:color="auto" w:fill="auto"/>
            <w:tcPrChange w:id="586" w:author="안희영" w:date="2022-04-15T14:14:00Z">
              <w:tcPr>
                <w:tcW w:w="1369" w:type="pct"/>
                <w:shd w:val="clear" w:color="auto" w:fill="auto"/>
              </w:tcPr>
            </w:tcPrChange>
          </w:tcPr>
          <w:p w14:paraId="24A78060" w14:textId="77777777" w:rsidR="00B72375" w:rsidRPr="00441C2B" w:rsidRDefault="00B72375" w:rsidP="001F25E7">
            <w:pPr>
              <w:tabs>
                <w:tab w:val="left" w:pos="288"/>
              </w:tabs>
              <w:spacing w:after="120" w:line="228" w:lineRule="auto"/>
              <w:jc w:val="both"/>
              <w:rPr>
                <w:ins w:id="587" w:author="안희영" w:date="2022-04-14T11:39:00Z"/>
                <w:rFonts w:eastAsia="맑은 고딕"/>
                <w:sz w:val="16"/>
                <w:szCs w:val="16"/>
                <w:lang w:eastAsia="ko-KR"/>
              </w:rPr>
            </w:pPr>
            <w:ins w:id="588" w:author="안희영" w:date="2022-04-14T11:39:00Z">
              <w:r w:rsidRPr="00441C2B">
                <w:rPr>
                  <w:rFonts w:eastAsia="맑은 고딕" w:hint="eastAsia"/>
                  <w:sz w:val="16"/>
                  <w:szCs w:val="16"/>
                  <w:lang w:eastAsia="ko-KR"/>
                </w:rPr>
                <w:t>1. N</w:t>
              </w:r>
              <w:r w:rsidRPr="00441C2B">
                <w:rPr>
                  <w:rFonts w:eastAsia="맑은 고딕"/>
                  <w:sz w:val="16"/>
                  <w:szCs w:val="16"/>
                  <w:lang w:eastAsia="ko-KR"/>
                </w:rPr>
                <w:t>eutrophil</w:t>
              </w:r>
            </w:ins>
          </w:p>
          <w:p w14:paraId="48F4AA82" w14:textId="77777777" w:rsidR="00B72375" w:rsidRPr="00C834DC" w:rsidRDefault="00B72375" w:rsidP="001F25E7">
            <w:pPr>
              <w:tabs>
                <w:tab w:val="left" w:pos="288"/>
              </w:tabs>
              <w:spacing w:after="120" w:line="228" w:lineRule="auto"/>
              <w:jc w:val="both"/>
              <w:rPr>
                <w:ins w:id="589" w:author="안희영" w:date="2022-04-14T11:39:00Z"/>
                <w:rFonts w:eastAsia="맑은 고딕"/>
                <w:sz w:val="32"/>
                <w:szCs w:val="32"/>
                <w:lang w:eastAsia="ko-KR"/>
                <w:rPrChange w:id="590" w:author="안희영" w:date="2022-04-15T10:46:00Z">
                  <w:rPr>
                    <w:ins w:id="591" w:author="안희영" w:date="2022-04-14T11:39:00Z"/>
                    <w:rFonts w:eastAsia="맑은 고딕"/>
                    <w:sz w:val="36"/>
                    <w:szCs w:val="36"/>
                    <w:lang w:eastAsia="ko-KR"/>
                  </w:rPr>
                </w:rPrChange>
              </w:rPr>
            </w:pPr>
          </w:p>
          <w:p w14:paraId="6D3E0993" w14:textId="77777777" w:rsidR="00B72375" w:rsidRPr="00441C2B" w:rsidRDefault="00B72375" w:rsidP="001F25E7">
            <w:pPr>
              <w:tabs>
                <w:tab w:val="left" w:pos="288"/>
              </w:tabs>
              <w:spacing w:after="120" w:line="228" w:lineRule="auto"/>
              <w:jc w:val="both"/>
              <w:rPr>
                <w:ins w:id="592" w:author="안희영" w:date="2022-04-14T11:39:00Z"/>
                <w:rFonts w:eastAsia="맑은 고딕"/>
                <w:sz w:val="16"/>
                <w:szCs w:val="16"/>
                <w:lang w:eastAsia="ko-KR"/>
              </w:rPr>
            </w:pPr>
            <w:ins w:id="593" w:author="안희영" w:date="2022-04-14T11:39:00Z">
              <w:r w:rsidRPr="00441C2B">
                <w:rPr>
                  <w:rFonts w:eastAsia="맑은 고딕" w:hint="eastAsia"/>
                  <w:sz w:val="16"/>
                  <w:szCs w:val="16"/>
                  <w:lang w:eastAsia="ko-KR"/>
                </w:rPr>
                <w:t>2</w:t>
              </w:r>
              <w:r w:rsidRPr="00441C2B">
                <w:rPr>
                  <w:rFonts w:eastAsia="맑은 고딕"/>
                  <w:sz w:val="16"/>
                  <w:szCs w:val="16"/>
                  <w:lang w:eastAsia="ko-KR"/>
                </w:rPr>
                <w:t>. Epithelial</w:t>
              </w:r>
            </w:ins>
          </w:p>
          <w:p w14:paraId="00025021" w14:textId="77777777" w:rsidR="00B72375" w:rsidRPr="00C834DC" w:rsidRDefault="00B72375" w:rsidP="001F25E7">
            <w:pPr>
              <w:tabs>
                <w:tab w:val="left" w:pos="288"/>
              </w:tabs>
              <w:spacing w:after="120" w:line="228" w:lineRule="auto"/>
              <w:jc w:val="both"/>
              <w:rPr>
                <w:ins w:id="594" w:author="안희영" w:date="2022-04-14T11:39:00Z"/>
                <w:rFonts w:eastAsia="맑은 고딕"/>
                <w:sz w:val="32"/>
                <w:szCs w:val="32"/>
                <w:lang w:eastAsia="ko-KR"/>
                <w:rPrChange w:id="595" w:author="안희영" w:date="2022-04-15T10:46:00Z">
                  <w:rPr>
                    <w:ins w:id="596" w:author="안희영" w:date="2022-04-14T11:39:00Z"/>
                    <w:rFonts w:eastAsia="맑은 고딕"/>
                    <w:sz w:val="36"/>
                    <w:szCs w:val="36"/>
                    <w:lang w:eastAsia="ko-KR"/>
                  </w:rPr>
                </w:rPrChange>
              </w:rPr>
            </w:pPr>
          </w:p>
          <w:p w14:paraId="73C8C20D" w14:textId="77777777" w:rsidR="00B72375" w:rsidRPr="00441C2B" w:rsidRDefault="00B72375" w:rsidP="001F25E7">
            <w:pPr>
              <w:tabs>
                <w:tab w:val="left" w:pos="288"/>
              </w:tabs>
              <w:spacing w:after="120" w:line="228" w:lineRule="auto"/>
              <w:jc w:val="both"/>
              <w:rPr>
                <w:ins w:id="597" w:author="안희영" w:date="2022-04-14T11:39:00Z"/>
                <w:rFonts w:eastAsia="맑은 고딕"/>
                <w:sz w:val="16"/>
                <w:szCs w:val="16"/>
                <w:lang w:eastAsia="ko-KR"/>
              </w:rPr>
            </w:pPr>
            <w:ins w:id="598" w:author="안희영" w:date="2022-04-14T11:39:00Z">
              <w:r w:rsidRPr="00441C2B">
                <w:rPr>
                  <w:rFonts w:eastAsia="맑은 고딕" w:hint="eastAsia"/>
                  <w:sz w:val="16"/>
                  <w:szCs w:val="16"/>
                  <w:lang w:eastAsia="ko-KR"/>
                </w:rPr>
                <w:t>3</w:t>
              </w:r>
              <w:r w:rsidRPr="00441C2B">
                <w:rPr>
                  <w:rFonts w:eastAsia="맑은 고딕"/>
                  <w:sz w:val="16"/>
                  <w:szCs w:val="16"/>
                  <w:lang w:eastAsia="ko-KR"/>
                </w:rPr>
                <w:t>. Lymphocyte</w:t>
              </w:r>
            </w:ins>
          </w:p>
          <w:p w14:paraId="77C9522D" w14:textId="77777777" w:rsidR="00B72375" w:rsidRPr="00C834DC" w:rsidRDefault="00B72375" w:rsidP="001F25E7">
            <w:pPr>
              <w:tabs>
                <w:tab w:val="left" w:pos="288"/>
              </w:tabs>
              <w:spacing w:after="120" w:line="228" w:lineRule="auto"/>
              <w:jc w:val="both"/>
              <w:rPr>
                <w:ins w:id="599" w:author="안희영" w:date="2022-04-14T11:39:00Z"/>
                <w:rFonts w:eastAsia="맑은 고딕"/>
                <w:sz w:val="32"/>
                <w:szCs w:val="32"/>
                <w:lang w:eastAsia="ko-KR"/>
                <w:rPrChange w:id="600" w:author="안희영" w:date="2022-04-15T10:46:00Z">
                  <w:rPr>
                    <w:ins w:id="601" w:author="안희영" w:date="2022-04-14T11:39:00Z"/>
                    <w:rFonts w:eastAsia="맑은 고딕"/>
                    <w:sz w:val="34"/>
                    <w:szCs w:val="34"/>
                    <w:lang w:eastAsia="ko-KR"/>
                  </w:rPr>
                </w:rPrChange>
              </w:rPr>
            </w:pPr>
          </w:p>
          <w:p w14:paraId="01626DE1" w14:textId="77777777" w:rsidR="00B72375" w:rsidRPr="00441C2B" w:rsidRDefault="00B72375" w:rsidP="001F25E7">
            <w:pPr>
              <w:tabs>
                <w:tab w:val="left" w:pos="288"/>
              </w:tabs>
              <w:spacing w:after="120" w:line="228" w:lineRule="auto"/>
              <w:jc w:val="both"/>
              <w:rPr>
                <w:ins w:id="602" w:author="안희영" w:date="2022-04-14T11:39:00Z"/>
                <w:rFonts w:eastAsia="맑은 고딕"/>
                <w:sz w:val="16"/>
                <w:szCs w:val="16"/>
                <w:lang w:eastAsia="ko-KR"/>
              </w:rPr>
            </w:pPr>
            <w:ins w:id="603" w:author="안희영" w:date="2022-04-14T11:39:00Z">
              <w:r w:rsidRPr="00441C2B">
                <w:rPr>
                  <w:rFonts w:eastAsia="맑은 고딕" w:hint="eastAsia"/>
                  <w:sz w:val="16"/>
                  <w:szCs w:val="16"/>
                  <w:lang w:eastAsia="ko-KR"/>
                </w:rPr>
                <w:t>4</w:t>
              </w:r>
              <w:r w:rsidRPr="00441C2B">
                <w:rPr>
                  <w:rFonts w:eastAsia="맑은 고딕"/>
                  <w:sz w:val="16"/>
                  <w:szCs w:val="16"/>
                  <w:lang w:eastAsia="ko-KR"/>
                </w:rPr>
                <w:t>. Plasma</w:t>
              </w:r>
            </w:ins>
          </w:p>
          <w:p w14:paraId="381E0903" w14:textId="77777777" w:rsidR="00B72375" w:rsidRPr="00C834DC" w:rsidRDefault="00B72375" w:rsidP="001F25E7">
            <w:pPr>
              <w:tabs>
                <w:tab w:val="left" w:pos="288"/>
              </w:tabs>
              <w:spacing w:after="120" w:line="228" w:lineRule="auto"/>
              <w:jc w:val="both"/>
              <w:rPr>
                <w:ins w:id="604" w:author="안희영" w:date="2022-04-14T11:39:00Z"/>
                <w:rFonts w:eastAsia="맑은 고딕"/>
                <w:sz w:val="32"/>
                <w:szCs w:val="32"/>
                <w:lang w:eastAsia="ko-KR"/>
                <w:rPrChange w:id="605" w:author="안희영" w:date="2022-04-15T10:46:00Z">
                  <w:rPr>
                    <w:ins w:id="606" w:author="안희영" w:date="2022-04-14T11:39:00Z"/>
                    <w:rFonts w:eastAsia="맑은 고딕"/>
                    <w:sz w:val="34"/>
                    <w:szCs w:val="34"/>
                    <w:lang w:eastAsia="ko-KR"/>
                  </w:rPr>
                </w:rPrChange>
              </w:rPr>
            </w:pPr>
          </w:p>
          <w:p w14:paraId="734C7B60" w14:textId="77777777" w:rsidR="00B72375" w:rsidRPr="00441C2B" w:rsidRDefault="00B72375" w:rsidP="001F25E7">
            <w:pPr>
              <w:tabs>
                <w:tab w:val="left" w:pos="288"/>
              </w:tabs>
              <w:spacing w:after="120" w:line="228" w:lineRule="auto"/>
              <w:jc w:val="both"/>
              <w:rPr>
                <w:ins w:id="607" w:author="안희영" w:date="2022-04-14T11:39:00Z"/>
                <w:rFonts w:eastAsia="맑은 고딕"/>
                <w:sz w:val="16"/>
                <w:szCs w:val="16"/>
                <w:lang w:eastAsia="ko-KR"/>
              </w:rPr>
            </w:pPr>
            <w:ins w:id="608" w:author="안희영" w:date="2022-04-14T11:39:00Z">
              <w:r w:rsidRPr="00441C2B">
                <w:rPr>
                  <w:rFonts w:eastAsia="맑은 고딕" w:hint="eastAsia"/>
                  <w:sz w:val="16"/>
                  <w:szCs w:val="16"/>
                  <w:lang w:eastAsia="ko-KR"/>
                </w:rPr>
                <w:t>5</w:t>
              </w:r>
              <w:r w:rsidRPr="00441C2B">
                <w:rPr>
                  <w:rFonts w:eastAsia="맑은 고딕"/>
                  <w:sz w:val="16"/>
                  <w:szCs w:val="16"/>
                  <w:lang w:eastAsia="ko-KR"/>
                </w:rPr>
                <w:t>. Eosinophil</w:t>
              </w:r>
            </w:ins>
          </w:p>
          <w:p w14:paraId="5825FB86" w14:textId="77777777" w:rsidR="00B72375" w:rsidRPr="00C834DC" w:rsidRDefault="00B72375" w:rsidP="001F25E7">
            <w:pPr>
              <w:tabs>
                <w:tab w:val="left" w:pos="288"/>
              </w:tabs>
              <w:spacing w:after="120" w:line="228" w:lineRule="auto"/>
              <w:jc w:val="both"/>
              <w:rPr>
                <w:ins w:id="609" w:author="안희영" w:date="2022-04-14T11:39:00Z"/>
                <w:rFonts w:eastAsia="맑은 고딕"/>
                <w:sz w:val="32"/>
                <w:szCs w:val="32"/>
                <w:lang w:eastAsia="ko-KR"/>
                <w:rPrChange w:id="610" w:author="안희영" w:date="2022-04-15T10:46:00Z">
                  <w:rPr>
                    <w:ins w:id="611" w:author="안희영" w:date="2022-04-14T11:39:00Z"/>
                    <w:rFonts w:eastAsia="맑은 고딕"/>
                    <w:sz w:val="34"/>
                    <w:szCs w:val="34"/>
                    <w:lang w:eastAsia="ko-KR"/>
                  </w:rPr>
                </w:rPrChange>
              </w:rPr>
            </w:pPr>
          </w:p>
          <w:p w14:paraId="442F2204" w14:textId="77777777" w:rsidR="00B72375" w:rsidRPr="00441C2B" w:rsidRDefault="00B72375" w:rsidP="001F25E7">
            <w:pPr>
              <w:tabs>
                <w:tab w:val="left" w:pos="288"/>
              </w:tabs>
              <w:spacing w:after="120" w:line="228" w:lineRule="auto"/>
              <w:jc w:val="both"/>
              <w:rPr>
                <w:ins w:id="612" w:author="안희영" w:date="2022-04-14T11:39:00Z"/>
                <w:rFonts w:eastAsia="맑은 고딕"/>
                <w:sz w:val="16"/>
                <w:szCs w:val="16"/>
                <w:lang w:eastAsia="ko-KR"/>
              </w:rPr>
            </w:pPr>
            <w:ins w:id="613" w:author="안희영" w:date="2022-04-14T11:39:00Z">
              <w:r w:rsidRPr="00441C2B">
                <w:rPr>
                  <w:rFonts w:eastAsia="맑은 고딕" w:hint="eastAsia"/>
                  <w:sz w:val="16"/>
                  <w:szCs w:val="16"/>
                  <w:lang w:eastAsia="ko-KR"/>
                </w:rPr>
                <w:t>6</w:t>
              </w:r>
              <w:r w:rsidRPr="00441C2B">
                <w:rPr>
                  <w:rFonts w:eastAsia="맑은 고딕"/>
                  <w:sz w:val="16"/>
                  <w:szCs w:val="16"/>
                  <w:lang w:eastAsia="ko-KR"/>
                </w:rPr>
                <w:t>. Connective</w:t>
              </w:r>
            </w:ins>
          </w:p>
        </w:tc>
        <w:tc>
          <w:tcPr>
            <w:tcW w:w="3631" w:type="pct"/>
            <w:shd w:val="clear" w:color="auto" w:fill="auto"/>
            <w:tcPrChange w:id="614" w:author="안희영" w:date="2022-04-15T14:14:00Z">
              <w:tcPr>
                <w:tcW w:w="3631" w:type="pct"/>
                <w:shd w:val="clear" w:color="auto" w:fill="auto"/>
              </w:tcPr>
            </w:tcPrChange>
          </w:tcPr>
          <w:p w14:paraId="5F38C13A" w14:textId="77777777" w:rsidR="00B72375" w:rsidRPr="00441C2B" w:rsidRDefault="00B72375" w:rsidP="001F25E7">
            <w:pPr>
              <w:jc w:val="both"/>
              <w:rPr>
                <w:ins w:id="615" w:author="안희영" w:date="2022-04-14T11:39:00Z"/>
                <w:rFonts w:eastAsia="맑은 고딕"/>
                <w:sz w:val="16"/>
                <w:szCs w:val="16"/>
                <w:lang w:eastAsia="ko-KR"/>
              </w:rPr>
            </w:pPr>
            <w:ins w:id="616" w:author="안희영" w:date="2022-04-14T11:39:00Z">
              <w:r w:rsidRPr="00441C2B">
                <w:rPr>
                  <w:rFonts w:eastAsia="맑은 고딕"/>
                  <w:sz w:val="16"/>
                  <w:szCs w:val="16"/>
                  <w:lang w:eastAsia="ko-KR"/>
                </w:rPr>
                <w:t xml:space="preserve">Unet++                       </w:t>
              </w:r>
              <w:r w:rsidRPr="00441C2B">
                <w:rPr>
                  <w:rFonts w:eastAsia="맑은 고딕"/>
                  <w:sz w:val="20"/>
                  <w:lang w:eastAsia="ko-KR"/>
                </w:rPr>
                <w:t xml:space="preserve">             </w:t>
              </w:r>
              <w:r w:rsidRPr="00441C2B">
                <w:rPr>
                  <w:rFonts w:eastAsia="맑은 고딕"/>
                  <w:sz w:val="30"/>
                  <w:szCs w:val="30"/>
                  <w:lang w:eastAsia="ko-KR"/>
                </w:rPr>
                <w:t xml:space="preserve">    </w:t>
              </w:r>
              <w:r w:rsidRPr="00441C2B">
                <w:rPr>
                  <w:rFonts w:eastAsia="맑은 고딕"/>
                  <w:sz w:val="26"/>
                  <w:szCs w:val="26"/>
                  <w:lang w:eastAsia="ko-KR"/>
                </w:rPr>
                <w:t xml:space="preserve">   </w:t>
              </w:r>
              <w:r w:rsidRPr="00441C2B">
                <w:rPr>
                  <w:rFonts w:eastAsia="맑은 고딕"/>
                  <w:szCs w:val="24"/>
                  <w:lang w:eastAsia="ko-KR"/>
                </w:rPr>
                <w:t xml:space="preserve"> </w:t>
              </w:r>
              <w:r w:rsidRPr="00441C2B">
                <w:rPr>
                  <w:rFonts w:eastAsia="맑은 고딕"/>
                  <w:sz w:val="16"/>
                  <w:szCs w:val="16"/>
                  <w:lang w:eastAsia="ko-KR"/>
                </w:rPr>
                <w:t>27.14</w:t>
              </w:r>
            </w:ins>
          </w:p>
          <w:p w14:paraId="1F59BCBE" w14:textId="77777777" w:rsidR="00B72375" w:rsidRPr="00441C2B" w:rsidRDefault="00B72375" w:rsidP="001F25E7">
            <w:pPr>
              <w:jc w:val="both"/>
              <w:rPr>
                <w:ins w:id="617" w:author="안희영" w:date="2022-04-14T11:39:00Z"/>
                <w:rFonts w:eastAsia="맑은 고딕"/>
                <w:color w:val="FF0000"/>
                <w:sz w:val="16"/>
                <w:szCs w:val="16"/>
                <w:lang w:eastAsia="ko-KR"/>
              </w:rPr>
            </w:pPr>
            <w:ins w:id="618" w:author="안희영" w:date="2022-04-14T11:39:00Z">
              <w:r w:rsidRPr="00441C2B">
                <w:rPr>
                  <w:rFonts w:eastAsia="맑은 고딕"/>
                  <w:sz w:val="16"/>
                  <w:szCs w:val="16"/>
                  <w:lang w:eastAsia="ko-KR"/>
                </w:rPr>
                <w:t>+ Copy–Paste (random-</w:t>
              </w:r>
              <w:proofErr w:type="gramStart"/>
              <w:r w:rsidRPr="00441C2B">
                <w:rPr>
                  <w:rFonts w:eastAsia="맑은 고딕"/>
                  <w:sz w:val="16"/>
                  <w:szCs w:val="16"/>
                  <w:lang w:eastAsia="ko-KR"/>
                </w:rPr>
                <w:t xml:space="preserve">level)   </w:t>
              </w:r>
              <w:proofErr w:type="gramEnd"/>
              <w:r w:rsidRPr="00441C2B">
                <w:rPr>
                  <w:rFonts w:eastAsia="맑은 고딕"/>
                  <w:sz w:val="16"/>
                  <w:szCs w:val="16"/>
                  <w:lang w:eastAsia="ko-KR"/>
                </w:rPr>
                <w:t xml:space="preserve">               28.37</w:t>
              </w:r>
            </w:ins>
          </w:p>
          <w:p w14:paraId="50AA835D" w14:textId="77777777" w:rsidR="00B72375" w:rsidRPr="00441C2B" w:rsidRDefault="00B72375" w:rsidP="001F25E7">
            <w:pPr>
              <w:jc w:val="both"/>
              <w:rPr>
                <w:ins w:id="619" w:author="안희영" w:date="2022-04-14T11:39:00Z"/>
                <w:rFonts w:eastAsia="맑은 고딕"/>
                <w:b/>
                <w:bCs/>
                <w:sz w:val="16"/>
                <w:szCs w:val="16"/>
                <w:lang w:eastAsia="ko-KR"/>
              </w:rPr>
            </w:pPr>
            <w:ins w:id="620" w:author="안희영" w:date="2022-04-14T11:39:00Z">
              <w:r w:rsidRPr="00441C2B">
                <w:rPr>
                  <w:rFonts w:eastAsia="맑은 고딕"/>
                  <w:sz w:val="16"/>
                  <w:szCs w:val="16"/>
                  <w:lang w:eastAsia="ko-KR"/>
                </w:rPr>
                <w:t>+ Copy–Paste (source-</w:t>
              </w:r>
              <w:proofErr w:type="gramStart"/>
              <w:r w:rsidRPr="00441C2B">
                <w:rPr>
                  <w:rFonts w:eastAsia="맑은 고딕"/>
                  <w:sz w:val="16"/>
                  <w:szCs w:val="16"/>
                  <w:lang w:eastAsia="ko-KR"/>
                </w:rPr>
                <w:t xml:space="preserve">level)   </w:t>
              </w:r>
              <w:proofErr w:type="gramEnd"/>
              <w:r w:rsidRPr="00441C2B">
                <w:rPr>
                  <w:rFonts w:eastAsia="맑은 고딕"/>
                  <w:sz w:val="16"/>
                  <w:szCs w:val="16"/>
                  <w:lang w:eastAsia="ko-KR"/>
                </w:rPr>
                <w:t xml:space="preserve">   </w:t>
              </w:r>
              <w:r w:rsidRPr="00441C2B">
                <w:rPr>
                  <w:rFonts w:eastAsia="맑은 고딕"/>
                  <w:sz w:val="12"/>
                  <w:szCs w:val="12"/>
                  <w:lang w:eastAsia="ko-KR"/>
                </w:rPr>
                <w:t xml:space="preserve">                 </w:t>
              </w:r>
              <w:r w:rsidRPr="00D9251B">
                <w:rPr>
                  <w:rFonts w:eastAsia="맑은 고딕"/>
                  <w:sz w:val="16"/>
                  <w:szCs w:val="16"/>
                  <w:lang w:eastAsia="ko-KR"/>
                </w:rPr>
                <w:t xml:space="preserve"> </w:t>
              </w:r>
              <w:r w:rsidRPr="00441C2B">
                <w:rPr>
                  <w:rFonts w:eastAsia="맑은 고딕"/>
                  <w:b/>
                  <w:bCs/>
                  <w:sz w:val="16"/>
                  <w:szCs w:val="16"/>
                  <w:lang w:eastAsia="ko-KR"/>
                </w:rPr>
                <w:t>28.64</w:t>
              </w:r>
            </w:ins>
          </w:p>
          <w:p w14:paraId="387E656C" w14:textId="77777777" w:rsidR="00B72375" w:rsidRPr="00441C2B" w:rsidRDefault="00B72375" w:rsidP="001F25E7">
            <w:pPr>
              <w:jc w:val="both"/>
              <w:rPr>
                <w:ins w:id="621" w:author="안희영" w:date="2022-04-14T11:39:00Z"/>
                <w:rFonts w:eastAsia="맑은 고딕"/>
                <w:sz w:val="4"/>
                <w:szCs w:val="4"/>
                <w:lang w:eastAsia="ko-KR"/>
              </w:rPr>
            </w:pPr>
          </w:p>
          <w:p w14:paraId="6405A385" w14:textId="77777777" w:rsidR="00B72375" w:rsidRPr="00C834DC" w:rsidRDefault="00B72375" w:rsidP="001F25E7">
            <w:pPr>
              <w:jc w:val="both"/>
              <w:rPr>
                <w:ins w:id="622" w:author="안희영" w:date="2022-04-14T11:39:00Z"/>
                <w:rFonts w:eastAsia="맑은 고딕"/>
                <w:sz w:val="14"/>
                <w:szCs w:val="14"/>
                <w:lang w:eastAsia="ko-KR"/>
                <w:rPrChange w:id="623" w:author="안희영" w:date="2022-04-15T10:47:00Z">
                  <w:rPr>
                    <w:ins w:id="624" w:author="안희영" w:date="2022-04-14T11:39:00Z"/>
                    <w:rFonts w:eastAsia="맑은 고딕"/>
                    <w:sz w:val="16"/>
                    <w:szCs w:val="16"/>
                    <w:lang w:eastAsia="ko-KR"/>
                  </w:rPr>
                </w:rPrChange>
              </w:rPr>
            </w:pPr>
          </w:p>
          <w:p w14:paraId="475F0380" w14:textId="77777777" w:rsidR="00B72375" w:rsidRPr="00441C2B" w:rsidRDefault="00B72375" w:rsidP="001F25E7">
            <w:pPr>
              <w:jc w:val="both"/>
              <w:rPr>
                <w:ins w:id="625" w:author="안희영" w:date="2022-04-14T11:39:00Z"/>
                <w:rFonts w:eastAsia="맑은 고딕"/>
                <w:sz w:val="16"/>
                <w:szCs w:val="16"/>
                <w:lang w:eastAsia="ko-KR"/>
              </w:rPr>
            </w:pPr>
            <w:ins w:id="626" w:author="안희영" w:date="2022-04-14T11:39:00Z">
              <w:r w:rsidRPr="00441C2B">
                <w:rPr>
                  <w:rFonts w:eastAsia="맑은 고딕"/>
                  <w:sz w:val="16"/>
                  <w:szCs w:val="16"/>
                  <w:lang w:eastAsia="ko-KR"/>
                </w:rPr>
                <w:t xml:space="preserve">Unet++                       </w:t>
              </w:r>
              <w:r w:rsidRPr="00441C2B">
                <w:rPr>
                  <w:rFonts w:eastAsia="맑은 고딕"/>
                  <w:sz w:val="20"/>
                  <w:lang w:eastAsia="ko-KR"/>
                </w:rPr>
                <w:t xml:space="preserve">             </w:t>
              </w:r>
              <w:r w:rsidRPr="00441C2B">
                <w:rPr>
                  <w:rFonts w:eastAsia="맑은 고딕"/>
                  <w:sz w:val="28"/>
                  <w:szCs w:val="28"/>
                  <w:lang w:eastAsia="ko-KR"/>
                </w:rPr>
                <w:t xml:space="preserve">    </w:t>
              </w:r>
              <w:r w:rsidRPr="00441C2B">
                <w:rPr>
                  <w:rFonts w:eastAsia="맑은 고딕"/>
                  <w:sz w:val="32"/>
                  <w:szCs w:val="32"/>
                  <w:lang w:eastAsia="ko-KR"/>
                </w:rPr>
                <w:t xml:space="preserve">  </w:t>
              </w:r>
              <w:r w:rsidRPr="00D9251B">
                <w:rPr>
                  <w:rFonts w:eastAsia="맑은 고딕"/>
                  <w:sz w:val="48"/>
                  <w:szCs w:val="48"/>
                  <w:lang w:eastAsia="ko-KR"/>
                </w:rPr>
                <w:t xml:space="preserve"> </w:t>
              </w:r>
              <w:r w:rsidRPr="00441C2B">
                <w:rPr>
                  <w:rFonts w:eastAsia="맑은 고딕"/>
                  <w:sz w:val="16"/>
                  <w:szCs w:val="16"/>
                  <w:lang w:eastAsia="ko-KR"/>
                </w:rPr>
                <w:t>61.53</w:t>
              </w:r>
            </w:ins>
          </w:p>
          <w:p w14:paraId="23162BB4" w14:textId="77777777" w:rsidR="00B72375" w:rsidRPr="00441C2B" w:rsidRDefault="00B72375" w:rsidP="001F25E7">
            <w:pPr>
              <w:jc w:val="both"/>
              <w:rPr>
                <w:ins w:id="627" w:author="안희영" w:date="2022-04-14T11:39:00Z"/>
                <w:rFonts w:eastAsia="맑은 고딕"/>
                <w:b/>
                <w:bCs/>
                <w:color w:val="FF0000"/>
                <w:sz w:val="16"/>
                <w:szCs w:val="16"/>
                <w:lang w:eastAsia="ko-KR"/>
              </w:rPr>
            </w:pPr>
            <w:ins w:id="628" w:author="안희영" w:date="2022-04-14T11:39:00Z">
              <w:r w:rsidRPr="00441C2B">
                <w:rPr>
                  <w:rFonts w:eastAsia="맑은 고딕"/>
                  <w:sz w:val="16"/>
                  <w:szCs w:val="16"/>
                  <w:lang w:eastAsia="ko-KR"/>
                </w:rPr>
                <w:t>+ Copy–Paste (random-</w:t>
              </w:r>
              <w:proofErr w:type="gramStart"/>
              <w:r w:rsidRPr="00441C2B">
                <w:rPr>
                  <w:rFonts w:eastAsia="맑은 고딕"/>
                  <w:sz w:val="16"/>
                  <w:szCs w:val="16"/>
                  <w:lang w:eastAsia="ko-KR"/>
                </w:rPr>
                <w:t xml:space="preserve">level)   </w:t>
              </w:r>
              <w:proofErr w:type="gramEnd"/>
              <w:r w:rsidRPr="00441C2B">
                <w:rPr>
                  <w:rFonts w:eastAsia="맑은 고딕"/>
                  <w:sz w:val="16"/>
                  <w:szCs w:val="16"/>
                  <w:lang w:eastAsia="ko-KR"/>
                </w:rPr>
                <w:t xml:space="preserve">          </w:t>
              </w:r>
              <w:r w:rsidRPr="00441C2B">
                <w:rPr>
                  <w:rFonts w:eastAsia="맑은 고딕"/>
                  <w:sz w:val="12"/>
                  <w:szCs w:val="12"/>
                  <w:lang w:eastAsia="ko-KR"/>
                </w:rPr>
                <w:t xml:space="preserve">      </w:t>
              </w:r>
              <w:r w:rsidRPr="00441C2B">
                <w:rPr>
                  <w:rFonts w:eastAsia="맑은 고딕"/>
                  <w:sz w:val="8"/>
                  <w:szCs w:val="8"/>
                  <w:lang w:eastAsia="ko-KR"/>
                </w:rPr>
                <w:t xml:space="preserve"> </w:t>
              </w:r>
              <w:r w:rsidRPr="00D9251B">
                <w:rPr>
                  <w:rFonts w:eastAsia="맑은 고딕"/>
                  <w:sz w:val="4"/>
                  <w:szCs w:val="4"/>
                  <w:lang w:eastAsia="ko-KR"/>
                </w:rPr>
                <w:t xml:space="preserve"> </w:t>
              </w:r>
              <w:r w:rsidRPr="00441C2B">
                <w:rPr>
                  <w:rFonts w:eastAsia="맑은 고딕"/>
                  <w:b/>
                  <w:bCs/>
                  <w:sz w:val="16"/>
                  <w:szCs w:val="16"/>
                  <w:lang w:eastAsia="ko-KR"/>
                </w:rPr>
                <w:t>61.76</w:t>
              </w:r>
            </w:ins>
          </w:p>
          <w:p w14:paraId="249768F1" w14:textId="77777777" w:rsidR="00B72375" w:rsidRPr="00441C2B" w:rsidRDefault="00B72375" w:rsidP="001F25E7">
            <w:pPr>
              <w:jc w:val="both"/>
              <w:rPr>
                <w:ins w:id="629" w:author="안희영" w:date="2022-04-14T11:39:00Z"/>
                <w:rFonts w:eastAsia="맑은 고딕"/>
                <w:sz w:val="16"/>
                <w:szCs w:val="16"/>
                <w:lang w:eastAsia="ko-KR"/>
              </w:rPr>
            </w:pPr>
            <w:ins w:id="630" w:author="안희영" w:date="2022-04-14T11:39:00Z">
              <w:r w:rsidRPr="00441C2B">
                <w:rPr>
                  <w:rFonts w:eastAsia="맑은 고딕"/>
                  <w:sz w:val="16"/>
                  <w:szCs w:val="16"/>
                  <w:lang w:eastAsia="ko-KR"/>
                </w:rPr>
                <w:t>+ Copy–Paste (source-</w:t>
              </w:r>
              <w:proofErr w:type="gramStart"/>
              <w:r w:rsidRPr="00441C2B">
                <w:rPr>
                  <w:rFonts w:eastAsia="맑은 고딕"/>
                  <w:sz w:val="16"/>
                  <w:szCs w:val="16"/>
                  <w:lang w:eastAsia="ko-KR"/>
                </w:rPr>
                <w:t xml:space="preserve">level)   </w:t>
              </w:r>
              <w:proofErr w:type="gramEnd"/>
              <w:r w:rsidRPr="00441C2B">
                <w:rPr>
                  <w:rFonts w:eastAsia="맑은 고딕"/>
                  <w:sz w:val="16"/>
                  <w:szCs w:val="16"/>
                  <w:lang w:eastAsia="ko-KR"/>
                </w:rPr>
                <w:t xml:space="preserve">   </w:t>
              </w:r>
              <w:r w:rsidRPr="00441C2B">
                <w:rPr>
                  <w:rFonts w:eastAsia="맑은 고딕"/>
                  <w:sz w:val="12"/>
                  <w:szCs w:val="12"/>
                  <w:lang w:eastAsia="ko-KR"/>
                </w:rPr>
                <w:t xml:space="preserve">                  </w:t>
              </w:r>
              <w:r w:rsidRPr="00D9251B">
                <w:rPr>
                  <w:rFonts w:eastAsia="맑은 고딕"/>
                  <w:sz w:val="8"/>
                  <w:szCs w:val="8"/>
                  <w:lang w:eastAsia="ko-KR"/>
                </w:rPr>
                <w:t xml:space="preserve"> </w:t>
              </w:r>
              <w:r w:rsidRPr="00441C2B">
                <w:rPr>
                  <w:rFonts w:eastAsia="맑은 고딕"/>
                  <w:sz w:val="16"/>
                  <w:szCs w:val="16"/>
                  <w:lang w:eastAsia="ko-KR"/>
                </w:rPr>
                <w:t>61.65</w:t>
              </w:r>
            </w:ins>
          </w:p>
          <w:p w14:paraId="5FA1A324" w14:textId="77777777" w:rsidR="00B72375" w:rsidRPr="00C834DC" w:rsidRDefault="00B72375" w:rsidP="001F25E7">
            <w:pPr>
              <w:jc w:val="both"/>
              <w:rPr>
                <w:ins w:id="631" w:author="안희영" w:date="2022-04-14T11:39:00Z"/>
                <w:rFonts w:eastAsia="맑은 고딕"/>
                <w:sz w:val="20"/>
                <w:lang w:eastAsia="ko-KR"/>
                <w:rPrChange w:id="632" w:author="안희영" w:date="2022-04-15T10:47:00Z">
                  <w:rPr>
                    <w:ins w:id="633" w:author="안희영" w:date="2022-04-14T11:39:00Z"/>
                    <w:rFonts w:eastAsia="맑은 고딕"/>
                    <w:sz w:val="16"/>
                    <w:szCs w:val="16"/>
                    <w:lang w:eastAsia="ko-KR"/>
                  </w:rPr>
                </w:rPrChange>
              </w:rPr>
            </w:pPr>
          </w:p>
          <w:p w14:paraId="56FC81C1" w14:textId="77777777" w:rsidR="00B72375" w:rsidRPr="00441C2B" w:rsidRDefault="00B72375" w:rsidP="001F25E7">
            <w:pPr>
              <w:jc w:val="both"/>
              <w:rPr>
                <w:ins w:id="634" w:author="안희영" w:date="2022-04-14T11:39:00Z"/>
                <w:rFonts w:eastAsia="맑은 고딕"/>
                <w:sz w:val="16"/>
                <w:szCs w:val="16"/>
                <w:lang w:eastAsia="ko-KR"/>
              </w:rPr>
            </w:pPr>
            <w:ins w:id="635" w:author="안희영" w:date="2022-04-14T11:39:00Z">
              <w:r w:rsidRPr="00441C2B">
                <w:rPr>
                  <w:rFonts w:eastAsia="맑은 고딕"/>
                  <w:sz w:val="16"/>
                  <w:szCs w:val="16"/>
                  <w:lang w:eastAsia="ko-KR"/>
                </w:rPr>
                <w:t xml:space="preserve">Unet++                       </w:t>
              </w:r>
              <w:r w:rsidRPr="00441C2B">
                <w:rPr>
                  <w:rFonts w:eastAsia="맑은 고딕"/>
                  <w:sz w:val="20"/>
                  <w:lang w:eastAsia="ko-KR"/>
                </w:rPr>
                <w:t xml:space="preserve">             </w:t>
              </w:r>
              <w:r w:rsidRPr="00441C2B">
                <w:rPr>
                  <w:rFonts w:eastAsia="맑은 고딕"/>
                  <w:sz w:val="28"/>
                  <w:szCs w:val="28"/>
                  <w:lang w:eastAsia="ko-KR"/>
                </w:rPr>
                <w:t xml:space="preserve">        </w:t>
              </w:r>
              <w:r w:rsidRPr="00441C2B">
                <w:rPr>
                  <w:rFonts w:eastAsia="맑은 고딕"/>
                  <w:sz w:val="16"/>
                  <w:szCs w:val="16"/>
                  <w:lang w:eastAsia="ko-KR"/>
                </w:rPr>
                <w:t>71.04</w:t>
              </w:r>
            </w:ins>
          </w:p>
          <w:p w14:paraId="300AB59C" w14:textId="77777777" w:rsidR="00B72375" w:rsidRPr="00441C2B" w:rsidRDefault="00B72375" w:rsidP="001F25E7">
            <w:pPr>
              <w:jc w:val="both"/>
              <w:rPr>
                <w:ins w:id="636" w:author="안희영" w:date="2022-04-14T11:39:00Z"/>
                <w:rFonts w:eastAsia="맑은 고딕"/>
                <w:color w:val="000000"/>
                <w:sz w:val="16"/>
                <w:szCs w:val="16"/>
                <w:lang w:eastAsia="ko-KR"/>
              </w:rPr>
            </w:pPr>
            <w:ins w:id="637" w:author="안희영" w:date="2022-04-14T11:39:00Z">
              <w:r w:rsidRPr="00441C2B">
                <w:rPr>
                  <w:rFonts w:eastAsia="맑은 고딕"/>
                  <w:sz w:val="16"/>
                  <w:szCs w:val="16"/>
                  <w:lang w:eastAsia="ko-KR"/>
                </w:rPr>
                <w:t>+ Copy–Paste (random-</w:t>
              </w:r>
              <w:proofErr w:type="gramStart"/>
              <w:r w:rsidRPr="00441C2B">
                <w:rPr>
                  <w:rFonts w:eastAsia="맑은 고딕"/>
                  <w:sz w:val="16"/>
                  <w:szCs w:val="16"/>
                  <w:lang w:eastAsia="ko-KR"/>
                </w:rPr>
                <w:t xml:space="preserve">level)   </w:t>
              </w:r>
              <w:proofErr w:type="gramEnd"/>
              <w:r w:rsidRPr="00441C2B">
                <w:rPr>
                  <w:rFonts w:eastAsia="맑은 고딕"/>
                  <w:sz w:val="16"/>
                  <w:szCs w:val="16"/>
                  <w:lang w:eastAsia="ko-KR"/>
                </w:rPr>
                <w:t xml:space="preserve">         </w:t>
              </w:r>
              <w:r w:rsidRPr="00441C2B">
                <w:rPr>
                  <w:rFonts w:eastAsia="맑은 고딕"/>
                  <w:sz w:val="28"/>
                  <w:szCs w:val="28"/>
                  <w:lang w:eastAsia="ko-KR"/>
                </w:rPr>
                <w:t xml:space="preserve">   </w:t>
              </w:r>
              <w:r w:rsidRPr="00D9251B">
                <w:rPr>
                  <w:rFonts w:eastAsia="맑은 고딕"/>
                  <w:sz w:val="16"/>
                  <w:szCs w:val="16"/>
                  <w:lang w:eastAsia="ko-KR"/>
                </w:rPr>
                <w:t xml:space="preserve"> </w:t>
              </w:r>
              <w:r w:rsidRPr="00441C2B">
                <w:rPr>
                  <w:rFonts w:eastAsia="맑은 고딕"/>
                  <w:sz w:val="16"/>
                  <w:szCs w:val="16"/>
                  <w:lang w:eastAsia="ko-KR"/>
                </w:rPr>
                <w:t>71.04</w:t>
              </w:r>
            </w:ins>
          </w:p>
          <w:p w14:paraId="25E5FC1D" w14:textId="77777777" w:rsidR="00B72375" w:rsidRPr="00441C2B" w:rsidRDefault="00B72375" w:rsidP="001F25E7">
            <w:pPr>
              <w:jc w:val="both"/>
              <w:rPr>
                <w:ins w:id="638" w:author="안희영" w:date="2022-04-14T11:39:00Z"/>
                <w:rFonts w:eastAsia="맑은 고딕"/>
                <w:b/>
                <w:bCs/>
                <w:color w:val="FF0000"/>
                <w:sz w:val="16"/>
                <w:szCs w:val="16"/>
                <w:lang w:eastAsia="ko-KR"/>
              </w:rPr>
            </w:pPr>
            <w:ins w:id="639" w:author="안희영" w:date="2022-04-14T11:39:00Z">
              <w:r w:rsidRPr="00441C2B">
                <w:rPr>
                  <w:rFonts w:eastAsia="맑은 고딕"/>
                  <w:sz w:val="16"/>
                  <w:szCs w:val="16"/>
                  <w:lang w:eastAsia="ko-KR"/>
                </w:rPr>
                <w:t>+ Copy–Paste (source-</w:t>
              </w:r>
              <w:proofErr w:type="gramStart"/>
              <w:r w:rsidRPr="00441C2B">
                <w:rPr>
                  <w:rFonts w:eastAsia="맑은 고딕"/>
                  <w:sz w:val="16"/>
                  <w:szCs w:val="16"/>
                  <w:lang w:eastAsia="ko-KR"/>
                </w:rPr>
                <w:t xml:space="preserve">level)   </w:t>
              </w:r>
              <w:proofErr w:type="gramEnd"/>
              <w:r w:rsidRPr="00441C2B">
                <w:rPr>
                  <w:rFonts w:eastAsia="맑은 고딕"/>
                  <w:sz w:val="16"/>
                  <w:szCs w:val="16"/>
                  <w:lang w:eastAsia="ko-KR"/>
                </w:rPr>
                <w:t xml:space="preserve">   </w:t>
              </w:r>
              <w:r w:rsidRPr="00441C2B">
                <w:rPr>
                  <w:rFonts w:eastAsia="맑은 고딕"/>
                  <w:sz w:val="12"/>
                  <w:szCs w:val="12"/>
                  <w:lang w:eastAsia="ko-KR"/>
                </w:rPr>
                <w:t xml:space="preserve">           </w:t>
              </w:r>
              <w:r w:rsidRPr="00441C2B">
                <w:rPr>
                  <w:rFonts w:eastAsia="맑은 고딕"/>
                  <w:sz w:val="22"/>
                  <w:szCs w:val="22"/>
                  <w:lang w:eastAsia="ko-KR"/>
                </w:rPr>
                <w:t xml:space="preserve">    </w:t>
              </w:r>
              <w:r w:rsidRPr="00D9251B">
                <w:rPr>
                  <w:rFonts w:eastAsia="맑은 고딕"/>
                  <w:sz w:val="4"/>
                  <w:szCs w:val="4"/>
                  <w:lang w:eastAsia="ko-KR"/>
                </w:rPr>
                <w:t xml:space="preserve"> </w:t>
              </w:r>
              <w:r w:rsidRPr="00441C2B">
                <w:rPr>
                  <w:rFonts w:eastAsia="맑은 고딕"/>
                  <w:b/>
                  <w:bCs/>
                  <w:sz w:val="16"/>
                  <w:szCs w:val="16"/>
                  <w:lang w:eastAsia="ko-KR"/>
                </w:rPr>
                <w:t>71.05</w:t>
              </w:r>
            </w:ins>
          </w:p>
          <w:p w14:paraId="0305A13B" w14:textId="77777777" w:rsidR="00B72375" w:rsidRPr="00441C2B" w:rsidRDefault="00B72375" w:rsidP="001F25E7">
            <w:pPr>
              <w:jc w:val="both"/>
              <w:rPr>
                <w:ins w:id="640" w:author="안희영" w:date="2022-04-14T11:39:00Z"/>
                <w:rFonts w:eastAsia="맑은 고딕"/>
                <w:sz w:val="16"/>
                <w:szCs w:val="16"/>
                <w:lang w:eastAsia="ko-KR"/>
              </w:rPr>
            </w:pPr>
          </w:p>
          <w:p w14:paraId="0A070CDC" w14:textId="77777777" w:rsidR="00B72375" w:rsidRPr="00441C2B" w:rsidRDefault="00B72375" w:rsidP="001F25E7">
            <w:pPr>
              <w:jc w:val="both"/>
              <w:rPr>
                <w:ins w:id="641" w:author="안희영" w:date="2022-04-14T11:39:00Z"/>
                <w:rFonts w:eastAsia="맑은 고딕"/>
                <w:sz w:val="16"/>
                <w:szCs w:val="16"/>
                <w:lang w:eastAsia="ko-KR"/>
              </w:rPr>
            </w:pPr>
            <w:ins w:id="642" w:author="안희영" w:date="2022-04-14T11:39:00Z">
              <w:r w:rsidRPr="00441C2B">
                <w:rPr>
                  <w:rFonts w:eastAsia="맑은 고딕"/>
                  <w:sz w:val="16"/>
                  <w:szCs w:val="16"/>
                  <w:lang w:eastAsia="ko-KR"/>
                </w:rPr>
                <w:t xml:space="preserve">Unet++                       </w:t>
              </w:r>
              <w:r w:rsidRPr="00441C2B">
                <w:rPr>
                  <w:rFonts w:eastAsia="맑은 고딕"/>
                  <w:sz w:val="20"/>
                  <w:lang w:eastAsia="ko-KR"/>
                </w:rPr>
                <w:t xml:space="preserve">              </w:t>
              </w:r>
              <w:r w:rsidRPr="00441C2B">
                <w:rPr>
                  <w:rFonts w:eastAsia="맑은 고딕"/>
                  <w:sz w:val="12"/>
                  <w:szCs w:val="12"/>
                  <w:lang w:eastAsia="ko-KR"/>
                </w:rPr>
                <w:t xml:space="preserve">                </w:t>
              </w:r>
              <w:r w:rsidRPr="00441C2B">
                <w:rPr>
                  <w:rFonts w:eastAsia="맑은 고딕"/>
                  <w:sz w:val="6"/>
                  <w:szCs w:val="6"/>
                  <w:lang w:eastAsia="ko-KR"/>
                </w:rPr>
                <w:t xml:space="preserve">  </w:t>
              </w:r>
              <w:r w:rsidRPr="00441C2B">
                <w:rPr>
                  <w:rFonts w:eastAsia="맑은 고딕"/>
                  <w:sz w:val="16"/>
                  <w:szCs w:val="16"/>
                  <w:lang w:eastAsia="ko-KR"/>
                </w:rPr>
                <w:t>54.72</w:t>
              </w:r>
            </w:ins>
          </w:p>
          <w:p w14:paraId="4B84FEC8" w14:textId="77777777" w:rsidR="00B72375" w:rsidRPr="00441C2B" w:rsidRDefault="00B72375" w:rsidP="001F25E7">
            <w:pPr>
              <w:jc w:val="both"/>
              <w:rPr>
                <w:ins w:id="643" w:author="안희영" w:date="2022-04-14T11:39:00Z"/>
                <w:rFonts w:eastAsia="맑은 고딕"/>
                <w:color w:val="FF0000"/>
                <w:sz w:val="16"/>
                <w:szCs w:val="16"/>
                <w:lang w:eastAsia="ko-KR"/>
              </w:rPr>
            </w:pPr>
            <w:ins w:id="644" w:author="안희영" w:date="2022-04-14T11:39:00Z">
              <w:r w:rsidRPr="00441C2B">
                <w:rPr>
                  <w:rFonts w:eastAsia="맑은 고딕"/>
                  <w:sz w:val="16"/>
                  <w:szCs w:val="16"/>
                  <w:lang w:eastAsia="ko-KR"/>
                </w:rPr>
                <w:t>+ Copy–Paste (random-</w:t>
              </w:r>
              <w:proofErr w:type="gramStart"/>
              <w:r w:rsidRPr="00441C2B">
                <w:rPr>
                  <w:rFonts w:eastAsia="맑은 고딕"/>
                  <w:sz w:val="16"/>
                  <w:szCs w:val="16"/>
                  <w:lang w:eastAsia="ko-KR"/>
                </w:rPr>
                <w:t xml:space="preserve">level)   </w:t>
              </w:r>
              <w:proofErr w:type="gramEnd"/>
              <w:r w:rsidRPr="00441C2B">
                <w:rPr>
                  <w:rFonts w:eastAsia="맑은 고딕"/>
                  <w:sz w:val="16"/>
                  <w:szCs w:val="16"/>
                  <w:lang w:eastAsia="ko-KR"/>
                </w:rPr>
                <w:t xml:space="preserve">          </w:t>
              </w:r>
              <w:r w:rsidRPr="00441C2B">
                <w:rPr>
                  <w:rFonts w:eastAsia="맑은 고딕"/>
                  <w:sz w:val="12"/>
                  <w:szCs w:val="12"/>
                  <w:lang w:eastAsia="ko-KR"/>
                </w:rPr>
                <w:t xml:space="preserve">  </w:t>
              </w:r>
              <w:r w:rsidRPr="00D9251B">
                <w:rPr>
                  <w:rFonts w:eastAsia="맑은 고딕"/>
                  <w:sz w:val="8"/>
                  <w:szCs w:val="8"/>
                  <w:lang w:eastAsia="ko-KR"/>
                </w:rPr>
                <w:t xml:space="preserve"> </w:t>
              </w:r>
              <w:r w:rsidRPr="00441C2B">
                <w:rPr>
                  <w:rFonts w:eastAsia="맑은 고딕"/>
                  <w:sz w:val="12"/>
                  <w:szCs w:val="12"/>
                  <w:lang w:eastAsia="ko-KR"/>
                </w:rPr>
                <w:t xml:space="preserve"> </w:t>
              </w:r>
              <w:r w:rsidRPr="00D9251B">
                <w:rPr>
                  <w:rFonts w:eastAsia="맑은 고딕"/>
                  <w:sz w:val="8"/>
                  <w:szCs w:val="8"/>
                  <w:lang w:eastAsia="ko-KR"/>
                </w:rPr>
                <w:t xml:space="preserve"> </w:t>
              </w:r>
              <w:r w:rsidRPr="00441C2B">
                <w:rPr>
                  <w:rFonts w:eastAsia="맑은 고딕"/>
                  <w:sz w:val="12"/>
                  <w:szCs w:val="12"/>
                  <w:lang w:eastAsia="ko-KR"/>
                </w:rPr>
                <w:t xml:space="preserve"> </w:t>
              </w:r>
              <w:r w:rsidRPr="00D9251B">
                <w:rPr>
                  <w:rFonts w:eastAsia="맑은 고딕"/>
                  <w:sz w:val="8"/>
                  <w:szCs w:val="8"/>
                  <w:lang w:eastAsia="ko-KR"/>
                </w:rPr>
                <w:t xml:space="preserve"> </w:t>
              </w:r>
              <w:r w:rsidRPr="00D9251B">
                <w:rPr>
                  <w:rFonts w:eastAsia="맑은 고딕"/>
                  <w:sz w:val="4"/>
                  <w:szCs w:val="4"/>
                  <w:lang w:eastAsia="ko-KR"/>
                </w:rPr>
                <w:t xml:space="preserve">  </w:t>
              </w:r>
              <w:r w:rsidRPr="00441C2B">
                <w:rPr>
                  <w:rFonts w:eastAsia="맑은 고딕"/>
                  <w:sz w:val="16"/>
                  <w:szCs w:val="16"/>
                  <w:lang w:eastAsia="ko-KR"/>
                </w:rPr>
                <w:t>54.57</w:t>
              </w:r>
            </w:ins>
          </w:p>
          <w:p w14:paraId="482F2B98" w14:textId="77777777" w:rsidR="00B72375" w:rsidRPr="00441C2B" w:rsidRDefault="00B72375" w:rsidP="001F25E7">
            <w:pPr>
              <w:jc w:val="both"/>
              <w:rPr>
                <w:ins w:id="645" w:author="안희영" w:date="2022-04-14T11:39:00Z"/>
                <w:rFonts w:eastAsia="맑은 고딕"/>
                <w:b/>
                <w:bCs/>
                <w:sz w:val="16"/>
                <w:szCs w:val="16"/>
                <w:lang w:eastAsia="ko-KR"/>
              </w:rPr>
            </w:pPr>
            <w:ins w:id="646" w:author="안희영" w:date="2022-04-14T11:39:00Z">
              <w:r w:rsidRPr="00441C2B">
                <w:rPr>
                  <w:rFonts w:eastAsia="맑은 고딕"/>
                  <w:sz w:val="16"/>
                  <w:szCs w:val="16"/>
                  <w:lang w:eastAsia="ko-KR"/>
                </w:rPr>
                <w:t>+ Copy–Paste (source-</w:t>
              </w:r>
              <w:proofErr w:type="gramStart"/>
              <w:r w:rsidRPr="00441C2B">
                <w:rPr>
                  <w:rFonts w:eastAsia="맑은 고딕"/>
                  <w:sz w:val="16"/>
                  <w:szCs w:val="16"/>
                  <w:lang w:eastAsia="ko-KR"/>
                </w:rPr>
                <w:t xml:space="preserve">level)   </w:t>
              </w:r>
              <w:proofErr w:type="gramEnd"/>
              <w:r w:rsidRPr="00441C2B">
                <w:rPr>
                  <w:rFonts w:eastAsia="맑은 고딕"/>
                  <w:sz w:val="16"/>
                  <w:szCs w:val="16"/>
                  <w:lang w:eastAsia="ko-KR"/>
                </w:rPr>
                <w:t xml:space="preserve">   </w:t>
              </w:r>
              <w:r w:rsidRPr="00441C2B">
                <w:rPr>
                  <w:rFonts w:eastAsia="맑은 고딕"/>
                  <w:sz w:val="12"/>
                  <w:szCs w:val="12"/>
                  <w:lang w:eastAsia="ko-KR"/>
                </w:rPr>
                <w:t xml:space="preserve">                 </w:t>
              </w:r>
              <w:r>
                <w:rPr>
                  <w:rFonts w:eastAsia="맑은 고딕"/>
                  <w:sz w:val="12"/>
                  <w:szCs w:val="12"/>
                  <w:lang w:eastAsia="ko-KR"/>
                </w:rPr>
                <w:t xml:space="preserve"> </w:t>
              </w:r>
              <w:r w:rsidRPr="00D9251B">
                <w:rPr>
                  <w:rFonts w:eastAsia="맑은 고딕"/>
                  <w:sz w:val="8"/>
                  <w:szCs w:val="8"/>
                  <w:lang w:eastAsia="ko-KR"/>
                </w:rPr>
                <w:t xml:space="preserve"> </w:t>
              </w:r>
              <w:r w:rsidRPr="00441C2B">
                <w:rPr>
                  <w:rFonts w:eastAsia="맑은 고딕"/>
                  <w:b/>
                  <w:bCs/>
                  <w:sz w:val="16"/>
                  <w:szCs w:val="16"/>
                  <w:lang w:eastAsia="ko-KR"/>
                </w:rPr>
                <w:t>54.58</w:t>
              </w:r>
            </w:ins>
          </w:p>
          <w:p w14:paraId="54A834D1" w14:textId="77777777" w:rsidR="00B72375" w:rsidRPr="00C834DC" w:rsidRDefault="00B72375" w:rsidP="001F25E7">
            <w:pPr>
              <w:jc w:val="both"/>
              <w:rPr>
                <w:ins w:id="647" w:author="안희영" w:date="2022-04-14T11:39:00Z"/>
                <w:rFonts w:eastAsia="맑은 고딕"/>
                <w:sz w:val="18"/>
                <w:szCs w:val="18"/>
                <w:lang w:eastAsia="ko-KR"/>
                <w:rPrChange w:id="648" w:author="안희영" w:date="2022-04-15T10:47:00Z">
                  <w:rPr>
                    <w:ins w:id="649" w:author="안희영" w:date="2022-04-14T11:39:00Z"/>
                    <w:rFonts w:eastAsia="맑은 고딕"/>
                    <w:sz w:val="16"/>
                    <w:szCs w:val="16"/>
                    <w:lang w:eastAsia="ko-KR"/>
                  </w:rPr>
                </w:rPrChange>
              </w:rPr>
            </w:pPr>
          </w:p>
          <w:p w14:paraId="53FF2485" w14:textId="77777777" w:rsidR="00B72375" w:rsidRPr="00441C2B" w:rsidRDefault="00B72375" w:rsidP="001F25E7">
            <w:pPr>
              <w:jc w:val="both"/>
              <w:rPr>
                <w:ins w:id="650" w:author="안희영" w:date="2022-04-14T11:39:00Z"/>
                <w:rFonts w:eastAsia="맑은 고딕"/>
                <w:sz w:val="16"/>
                <w:szCs w:val="16"/>
                <w:lang w:eastAsia="ko-KR"/>
              </w:rPr>
            </w:pPr>
            <w:ins w:id="651" w:author="안희영" w:date="2022-04-14T11:39:00Z">
              <w:r w:rsidRPr="00441C2B">
                <w:rPr>
                  <w:rFonts w:eastAsia="맑은 고딕"/>
                  <w:sz w:val="16"/>
                  <w:szCs w:val="16"/>
                  <w:lang w:eastAsia="ko-KR"/>
                </w:rPr>
                <w:t xml:space="preserve">Unet++                       </w:t>
              </w:r>
              <w:r w:rsidRPr="00441C2B">
                <w:rPr>
                  <w:rFonts w:eastAsia="맑은 고딕"/>
                  <w:sz w:val="20"/>
                  <w:lang w:eastAsia="ko-KR"/>
                </w:rPr>
                <w:t xml:space="preserve">                   </w:t>
              </w:r>
              <w:r w:rsidRPr="00441C2B">
                <w:rPr>
                  <w:rFonts w:eastAsia="맑은 고딕"/>
                  <w:sz w:val="12"/>
                  <w:szCs w:val="12"/>
                  <w:lang w:eastAsia="ko-KR"/>
                </w:rPr>
                <w:t xml:space="preserve">        </w:t>
              </w:r>
              <w:r w:rsidRPr="00D9251B">
                <w:rPr>
                  <w:rFonts w:eastAsia="맑은 고딕"/>
                  <w:sz w:val="4"/>
                  <w:szCs w:val="4"/>
                  <w:lang w:eastAsia="ko-KR"/>
                </w:rPr>
                <w:t xml:space="preserve"> </w:t>
              </w:r>
              <w:r w:rsidRPr="00441C2B">
                <w:rPr>
                  <w:rFonts w:eastAsia="맑은 고딕"/>
                  <w:sz w:val="16"/>
                  <w:szCs w:val="16"/>
                  <w:lang w:eastAsia="ko-KR"/>
                </w:rPr>
                <w:t>38.75</w:t>
              </w:r>
            </w:ins>
          </w:p>
          <w:p w14:paraId="7E28E00C" w14:textId="77777777" w:rsidR="00B72375" w:rsidRPr="00441C2B" w:rsidRDefault="00B72375" w:rsidP="001F25E7">
            <w:pPr>
              <w:jc w:val="both"/>
              <w:rPr>
                <w:ins w:id="652" w:author="안희영" w:date="2022-04-14T11:39:00Z"/>
                <w:rFonts w:eastAsia="맑은 고딕"/>
                <w:color w:val="FF0000"/>
                <w:sz w:val="16"/>
                <w:szCs w:val="16"/>
                <w:lang w:eastAsia="ko-KR"/>
              </w:rPr>
            </w:pPr>
            <w:ins w:id="653" w:author="안희영" w:date="2022-04-14T11:39:00Z">
              <w:r w:rsidRPr="00441C2B">
                <w:rPr>
                  <w:rFonts w:eastAsia="맑은 고딕"/>
                  <w:sz w:val="16"/>
                  <w:szCs w:val="16"/>
                  <w:lang w:eastAsia="ko-KR"/>
                </w:rPr>
                <w:t>+ Copy–Paste (random-</w:t>
              </w:r>
              <w:proofErr w:type="gramStart"/>
              <w:r w:rsidRPr="00441C2B">
                <w:rPr>
                  <w:rFonts w:eastAsia="맑은 고딕"/>
                  <w:sz w:val="16"/>
                  <w:szCs w:val="16"/>
                  <w:lang w:eastAsia="ko-KR"/>
                </w:rPr>
                <w:t xml:space="preserve">level)   </w:t>
              </w:r>
              <w:proofErr w:type="gramEnd"/>
              <w:r w:rsidRPr="00441C2B">
                <w:rPr>
                  <w:rFonts w:eastAsia="맑은 고딕"/>
                  <w:sz w:val="16"/>
                  <w:szCs w:val="16"/>
                  <w:lang w:eastAsia="ko-KR"/>
                </w:rPr>
                <w:t xml:space="preserve">               40.27</w:t>
              </w:r>
            </w:ins>
          </w:p>
          <w:p w14:paraId="0128357B" w14:textId="77777777" w:rsidR="00B72375" w:rsidRPr="00441C2B" w:rsidRDefault="00B72375" w:rsidP="001F25E7">
            <w:pPr>
              <w:jc w:val="both"/>
              <w:rPr>
                <w:ins w:id="654" w:author="안희영" w:date="2022-04-14T11:39:00Z"/>
                <w:rFonts w:eastAsia="맑은 고딕"/>
                <w:b/>
                <w:bCs/>
                <w:sz w:val="16"/>
                <w:szCs w:val="16"/>
                <w:lang w:eastAsia="ko-KR"/>
              </w:rPr>
            </w:pPr>
            <w:ins w:id="655" w:author="안희영" w:date="2022-04-14T11:39:00Z">
              <w:r w:rsidRPr="00441C2B">
                <w:rPr>
                  <w:rFonts w:eastAsia="맑은 고딕"/>
                  <w:sz w:val="16"/>
                  <w:szCs w:val="16"/>
                  <w:lang w:eastAsia="ko-KR"/>
                </w:rPr>
                <w:t>+ Copy–Paste (source-</w:t>
              </w:r>
              <w:proofErr w:type="gramStart"/>
              <w:r w:rsidRPr="00441C2B">
                <w:rPr>
                  <w:rFonts w:eastAsia="맑은 고딕"/>
                  <w:sz w:val="16"/>
                  <w:szCs w:val="16"/>
                  <w:lang w:eastAsia="ko-KR"/>
                </w:rPr>
                <w:t xml:space="preserve">level)   </w:t>
              </w:r>
              <w:proofErr w:type="gramEnd"/>
              <w:r w:rsidRPr="00441C2B">
                <w:rPr>
                  <w:rFonts w:eastAsia="맑은 고딕"/>
                  <w:sz w:val="16"/>
                  <w:szCs w:val="16"/>
                  <w:lang w:eastAsia="ko-KR"/>
                </w:rPr>
                <w:t xml:space="preserve">   </w:t>
              </w:r>
              <w:r w:rsidRPr="00441C2B">
                <w:rPr>
                  <w:rFonts w:eastAsia="맑은 고딕"/>
                  <w:sz w:val="12"/>
                  <w:szCs w:val="12"/>
                  <w:lang w:eastAsia="ko-KR"/>
                </w:rPr>
                <w:t xml:space="preserve">           </w:t>
              </w:r>
              <w:r w:rsidRPr="00441C2B">
                <w:rPr>
                  <w:rFonts w:eastAsia="맑은 고딕"/>
                  <w:sz w:val="22"/>
                  <w:szCs w:val="22"/>
                  <w:lang w:eastAsia="ko-KR"/>
                </w:rPr>
                <w:t xml:space="preserve">   </w:t>
              </w:r>
              <w:r w:rsidRPr="00D9251B">
                <w:rPr>
                  <w:rFonts w:eastAsia="맑은 고딕"/>
                  <w:szCs w:val="24"/>
                  <w:lang w:eastAsia="ko-KR"/>
                </w:rPr>
                <w:t xml:space="preserve"> </w:t>
              </w:r>
              <w:r w:rsidRPr="00441C2B">
                <w:rPr>
                  <w:rFonts w:eastAsia="맑은 고딕"/>
                  <w:b/>
                  <w:bCs/>
                  <w:sz w:val="16"/>
                  <w:szCs w:val="16"/>
                  <w:lang w:eastAsia="ko-KR"/>
                </w:rPr>
                <w:t>40.54</w:t>
              </w:r>
            </w:ins>
          </w:p>
          <w:p w14:paraId="72C91623" w14:textId="77777777" w:rsidR="00C834DC" w:rsidRPr="00C834DC" w:rsidRDefault="00C834DC" w:rsidP="001F25E7">
            <w:pPr>
              <w:jc w:val="both"/>
              <w:rPr>
                <w:ins w:id="656" w:author="안희영" w:date="2022-04-15T10:46:00Z"/>
                <w:rFonts w:eastAsia="맑은 고딕"/>
                <w:sz w:val="20"/>
                <w:lang w:eastAsia="ko-KR"/>
                <w:rPrChange w:id="657" w:author="안희영" w:date="2022-04-15T10:47:00Z">
                  <w:rPr>
                    <w:ins w:id="658" w:author="안희영" w:date="2022-04-15T10:46:00Z"/>
                    <w:rFonts w:eastAsia="맑은 고딕"/>
                    <w:sz w:val="16"/>
                    <w:szCs w:val="16"/>
                    <w:lang w:eastAsia="ko-KR"/>
                  </w:rPr>
                </w:rPrChange>
              </w:rPr>
            </w:pPr>
          </w:p>
          <w:p w14:paraId="3976D2AB" w14:textId="0F98C4F8" w:rsidR="00B72375" w:rsidRPr="00441C2B" w:rsidRDefault="00B72375" w:rsidP="001F25E7">
            <w:pPr>
              <w:jc w:val="both"/>
              <w:rPr>
                <w:ins w:id="659" w:author="안희영" w:date="2022-04-14T11:39:00Z"/>
                <w:rFonts w:eastAsia="맑은 고딕"/>
                <w:sz w:val="16"/>
                <w:szCs w:val="16"/>
                <w:lang w:eastAsia="ko-KR"/>
              </w:rPr>
            </w:pPr>
            <w:ins w:id="660" w:author="안희영" w:date="2022-04-14T11:39:00Z">
              <w:r w:rsidRPr="00441C2B">
                <w:rPr>
                  <w:rFonts w:eastAsia="맑은 고딕"/>
                  <w:sz w:val="16"/>
                  <w:szCs w:val="16"/>
                  <w:lang w:eastAsia="ko-KR"/>
                </w:rPr>
                <w:t xml:space="preserve">Unet++                       </w:t>
              </w:r>
              <w:r w:rsidRPr="00441C2B">
                <w:rPr>
                  <w:rFonts w:eastAsia="맑은 고딕"/>
                  <w:sz w:val="20"/>
                  <w:lang w:eastAsia="ko-KR"/>
                </w:rPr>
                <w:t xml:space="preserve">             </w:t>
              </w:r>
              <w:r w:rsidRPr="00441C2B">
                <w:rPr>
                  <w:rFonts w:eastAsia="맑은 고딕"/>
                  <w:sz w:val="28"/>
                  <w:szCs w:val="28"/>
                  <w:lang w:eastAsia="ko-KR"/>
                </w:rPr>
                <w:t xml:space="preserve">    </w:t>
              </w:r>
              <w:r w:rsidRPr="00441C2B">
                <w:rPr>
                  <w:rFonts w:eastAsia="맑은 고딕"/>
                  <w:sz w:val="32"/>
                  <w:szCs w:val="32"/>
                  <w:lang w:eastAsia="ko-KR"/>
                </w:rPr>
                <w:t xml:space="preserve">  </w:t>
              </w:r>
              <w:r w:rsidRPr="00441C2B">
                <w:rPr>
                  <w:rFonts w:eastAsia="맑은 고딕"/>
                  <w:sz w:val="48"/>
                  <w:szCs w:val="48"/>
                  <w:lang w:eastAsia="ko-KR"/>
                </w:rPr>
                <w:t xml:space="preserve"> </w:t>
              </w:r>
              <w:r w:rsidRPr="00441C2B">
                <w:rPr>
                  <w:rFonts w:eastAsia="맑은 고딕"/>
                  <w:sz w:val="16"/>
                  <w:szCs w:val="16"/>
                  <w:lang w:eastAsia="ko-KR"/>
                </w:rPr>
                <w:t>60.68</w:t>
              </w:r>
            </w:ins>
          </w:p>
          <w:p w14:paraId="1E7CC1DD" w14:textId="77777777" w:rsidR="00B72375" w:rsidRPr="00441C2B" w:rsidRDefault="00B72375" w:rsidP="001F25E7">
            <w:pPr>
              <w:jc w:val="both"/>
              <w:rPr>
                <w:ins w:id="661" w:author="안희영" w:date="2022-04-14T11:39:00Z"/>
                <w:rFonts w:eastAsia="맑은 고딕"/>
                <w:color w:val="FF0000"/>
                <w:sz w:val="16"/>
                <w:szCs w:val="16"/>
                <w:lang w:eastAsia="ko-KR"/>
              </w:rPr>
            </w:pPr>
            <w:ins w:id="662" w:author="안희영" w:date="2022-04-14T11:39:00Z">
              <w:r w:rsidRPr="00441C2B">
                <w:rPr>
                  <w:rFonts w:eastAsia="맑은 고딕"/>
                  <w:sz w:val="16"/>
                  <w:szCs w:val="16"/>
                  <w:lang w:eastAsia="ko-KR"/>
                </w:rPr>
                <w:t>+ Copy–Paste (random-</w:t>
              </w:r>
              <w:proofErr w:type="gramStart"/>
              <w:r w:rsidRPr="00441C2B">
                <w:rPr>
                  <w:rFonts w:eastAsia="맑은 고딕"/>
                  <w:sz w:val="16"/>
                  <w:szCs w:val="16"/>
                  <w:lang w:eastAsia="ko-KR"/>
                </w:rPr>
                <w:t xml:space="preserve">level)   </w:t>
              </w:r>
              <w:proofErr w:type="gramEnd"/>
              <w:r w:rsidRPr="00441C2B">
                <w:rPr>
                  <w:rFonts w:eastAsia="맑은 고딕"/>
                  <w:sz w:val="16"/>
                  <w:szCs w:val="16"/>
                  <w:lang w:eastAsia="ko-KR"/>
                </w:rPr>
                <w:t xml:space="preserve">               </w:t>
              </w:r>
              <w:r w:rsidRPr="00D9251B">
                <w:rPr>
                  <w:rFonts w:eastAsia="맑은 고딕"/>
                  <w:sz w:val="4"/>
                  <w:szCs w:val="4"/>
                  <w:lang w:eastAsia="ko-KR"/>
                </w:rPr>
                <w:t xml:space="preserve"> </w:t>
              </w:r>
              <w:r w:rsidRPr="00441C2B">
                <w:rPr>
                  <w:rFonts w:eastAsia="맑은 고딕"/>
                  <w:sz w:val="16"/>
                  <w:szCs w:val="16"/>
                  <w:lang w:eastAsia="ko-KR"/>
                </w:rPr>
                <w:t>61.02</w:t>
              </w:r>
            </w:ins>
          </w:p>
          <w:p w14:paraId="332609A9" w14:textId="77777777" w:rsidR="00B72375" w:rsidRPr="00441C2B" w:rsidRDefault="00B72375" w:rsidP="001F25E7">
            <w:pPr>
              <w:jc w:val="both"/>
              <w:rPr>
                <w:ins w:id="663" w:author="안희영" w:date="2022-04-14T11:39:00Z"/>
                <w:rFonts w:eastAsia="맑은 고딕"/>
                <w:sz w:val="16"/>
                <w:szCs w:val="16"/>
                <w:lang w:eastAsia="ko-KR"/>
              </w:rPr>
            </w:pPr>
            <w:ins w:id="664" w:author="안희영" w:date="2022-04-14T11:39:00Z">
              <w:r w:rsidRPr="00441C2B">
                <w:rPr>
                  <w:rFonts w:eastAsia="맑은 고딕"/>
                  <w:sz w:val="16"/>
                  <w:szCs w:val="16"/>
                  <w:lang w:eastAsia="ko-KR"/>
                </w:rPr>
                <w:t>+ Copy–Paste (source-</w:t>
              </w:r>
              <w:proofErr w:type="gramStart"/>
              <w:r w:rsidRPr="00441C2B">
                <w:rPr>
                  <w:rFonts w:eastAsia="맑은 고딕"/>
                  <w:sz w:val="16"/>
                  <w:szCs w:val="16"/>
                  <w:lang w:eastAsia="ko-KR"/>
                </w:rPr>
                <w:t xml:space="preserve">level)   </w:t>
              </w:r>
              <w:proofErr w:type="gramEnd"/>
              <w:r w:rsidRPr="00441C2B">
                <w:rPr>
                  <w:rFonts w:eastAsia="맑은 고딕"/>
                  <w:sz w:val="16"/>
                  <w:szCs w:val="16"/>
                  <w:lang w:eastAsia="ko-KR"/>
                </w:rPr>
                <w:t xml:space="preserve">   </w:t>
              </w:r>
              <w:r w:rsidRPr="00441C2B">
                <w:rPr>
                  <w:rFonts w:eastAsia="맑은 고딕"/>
                  <w:sz w:val="12"/>
                  <w:szCs w:val="12"/>
                  <w:lang w:eastAsia="ko-KR"/>
                </w:rPr>
                <w:t xml:space="preserve">           </w:t>
              </w:r>
              <w:r w:rsidRPr="00441C2B">
                <w:rPr>
                  <w:rFonts w:eastAsia="맑은 고딕"/>
                  <w:szCs w:val="24"/>
                  <w:lang w:eastAsia="ko-KR"/>
                </w:rPr>
                <w:t xml:space="preserve">   </w:t>
              </w:r>
              <w:r w:rsidRPr="00D9251B">
                <w:rPr>
                  <w:rFonts w:eastAsia="맑은 고딕"/>
                  <w:sz w:val="20"/>
                  <w:lang w:eastAsia="ko-KR"/>
                </w:rPr>
                <w:t xml:space="preserve"> </w:t>
              </w:r>
              <w:r w:rsidRPr="00441C2B">
                <w:rPr>
                  <w:rFonts w:eastAsia="맑은 고딕"/>
                  <w:b/>
                  <w:bCs/>
                  <w:sz w:val="16"/>
                  <w:szCs w:val="16"/>
                  <w:lang w:eastAsia="ko-KR"/>
                </w:rPr>
                <w:t>61.04</w:t>
              </w:r>
            </w:ins>
          </w:p>
        </w:tc>
      </w:tr>
    </w:tbl>
    <w:p w14:paraId="77F15997" w14:textId="0A413ECE" w:rsidR="00CC296C" w:rsidDel="003D6119" w:rsidRDefault="00CC296C">
      <w:pPr>
        <w:pStyle w:val="ab"/>
        <w:framePr w:wrap="auto" w:vAnchor="text" w:hAnchor="page" w:x="6329" w:y="164"/>
        <w:suppressOverlap/>
        <w:rPr>
          <w:del w:id="665" w:author="안희영" w:date="2022-04-14T10:28:00Z"/>
          <w:b/>
          <w:bCs/>
        </w:rPr>
        <w:pPrChange w:id="666" w:author="안희영" w:date="2022-04-14T11:42:00Z">
          <w:pPr>
            <w:pStyle w:val="ab"/>
          </w:pPr>
        </w:pPrChange>
      </w:pPr>
      <w:del w:id="667" w:author="안희영" w:date="2022-04-14T10:28:00Z">
        <w:r w:rsidRPr="00441C2B" w:rsidDel="003D6119">
          <w:rPr>
            <w:b/>
            <w:bCs/>
          </w:rPr>
          <w:delText xml:space="preserve">Table </w:delText>
        </w:r>
        <w:r w:rsidRPr="00441C2B" w:rsidDel="003D6119">
          <w:rPr>
            <w:b/>
            <w:bCs/>
          </w:rPr>
          <w:fldChar w:fldCharType="begin"/>
        </w:r>
        <w:r w:rsidRPr="00441C2B" w:rsidDel="003D6119">
          <w:rPr>
            <w:b/>
            <w:bCs/>
          </w:rPr>
          <w:delInstrText xml:space="preserve"> SEQ Table \* ARABIC </w:delInstrText>
        </w:r>
        <w:r w:rsidRPr="00441C2B" w:rsidDel="003D6119">
          <w:rPr>
            <w:b/>
            <w:bCs/>
          </w:rPr>
          <w:fldChar w:fldCharType="separate"/>
        </w:r>
        <w:r w:rsidDel="003D6119">
          <w:rPr>
            <w:b/>
            <w:bCs/>
            <w:noProof/>
          </w:rPr>
          <w:delText>1</w:delText>
        </w:r>
        <w:r w:rsidRPr="00441C2B" w:rsidDel="003D6119">
          <w:rPr>
            <w:b/>
            <w:bCs/>
          </w:rPr>
          <w:fldChar w:fldCharType="end"/>
        </w:r>
        <w:r w:rsidRPr="00441C2B" w:rsidDel="003D6119">
          <w:rPr>
            <w:b/>
            <w:bCs/>
          </w:rPr>
          <w:delText>.</w:delText>
        </w:r>
        <w:r w:rsidRPr="00441C2B" w:rsidDel="003D6119">
          <w:delText xml:space="preserve"> Comparative results for each method</w:delText>
        </w:r>
      </w:del>
    </w:p>
    <w:p w14:paraId="0106DE89" w14:textId="77777777" w:rsidR="00CC296C" w:rsidRPr="00441C2B" w:rsidDel="00924DC3" w:rsidRDefault="00CC296C">
      <w:pPr>
        <w:pStyle w:val="ab"/>
        <w:framePr w:wrap="auto" w:vAnchor="text" w:hAnchor="page" w:x="6329" w:y="164"/>
        <w:suppressOverlap/>
        <w:rPr>
          <w:del w:id="668" w:author="안희영" w:date="2022-04-14T10:49:00Z"/>
          <w:sz w:val="6"/>
          <w:szCs w:val="6"/>
        </w:rPr>
        <w:pPrChange w:id="669" w:author="안희영" w:date="2022-04-14T11:42:00Z">
          <w:pPr>
            <w:pStyle w:val="ab"/>
          </w:pPr>
        </w:pPrChange>
      </w:pPr>
    </w:p>
    <w:p w14:paraId="50A161EE" w14:textId="77777777" w:rsidR="00BB204A" w:rsidDel="00CC296C" w:rsidRDefault="00BB204A">
      <w:pPr>
        <w:pStyle w:val="ab"/>
        <w:framePr w:hSpace="142" w:wrap="around" w:vAnchor="text" w:hAnchor="text" w:xAlign="center" w:y="1"/>
        <w:suppressOverlap/>
        <w:rPr>
          <w:del w:id="670" w:author="안희영" w:date="2022-04-14T10:47:00Z"/>
          <w:rFonts w:eastAsia="맑은 고딕"/>
          <w:b/>
          <w:bCs/>
          <w:sz w:val="14"/>
          <w:szCs w:val="14"/>
          <w:lang w:eastAsia="ko-KR"/>
        </w:rPr>
      </w:pPr>
      <w:del w:id="671" w:author="안희영" w:date="2022-04-14T10:47:00Z">
        <w:r w:rsidRPr="00441C2B" w:rsidDel="00924DC3">
          <w:rPr>
            <w:rFonts w:eastAsia="맑은 고딕"/>
            <w:b/>
            <w:bCs/>
            <w:sz w:val="14"/>
            <w:szCs w:val="14"/>
            <w:lang w:eastAsia="ko-KR"/>
          </w:rPr>
          <w:delText>Architecture</w:delText>
        </w:r>
      </w:del>
    </w:p>
    <w:tbl>
      <w:tblPr>
        <w:tblpPr w:leftFromText="142" w:rightFromText="142" w:vertAnchor="text" w:tblpXSpec="center" w:tblpY="1"/>
        <w:tblOverlap w:val="never"/>
        <w:tblW w:w="48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88"/>
        <w:gridCol w:w="1143"/>
        <w:gridCol w:w="988"/>
        <w:gridCol w:w="713"/>
        <w:gridCol w:w="988"/>
        <w:tblGridChange w:id="672">
          <w:tblGrid>
            <w:gridCol w:w="988"/>
            <w:gridCol w:w="1143"/>
            <w:gridCol w:w="988"/>
            <w:gridCol w:w="713"/>
            <w:gridCol w:w="988"/>
          </w:tblGrid>
        </w:tblGridChange>
      </w:tblGrid>
      <w:tr w:rsidR="00BB204A" w:rsidRPr="00441C2B" w:rsidDel="00924DC3" w14:paraId="6FB226C7" w14:textId="2020052F" w:rsidTr="00924DC3">
        <w:trPr>
          <w:gridAfter w:val="1"/>
          <w:wAfter w:w="988" w:type="dxa"/>
          <w:trHeight w:val="93"/>
          <w:del w:id="673" w:author="안희영" w:date="2022-04-14T10:47:00Z"/>
        </w:trPr>
        <w:tc>
          <w:tcPr>
            <w:tcW w:w="2131" w:type="dxa"/>
            <w:gridSpan w:val="2"/>
          </w:tcPr>
          <w:p w14:paraId="50A21ABB" w14:textId="738D207F" w:rsidR="00BB204A" w:rsidRPr="00441C2B" w:rsidDel="00924DC3" w:rsidRDefault="00BB204A">
            <w:pPr>
              <w:pStyle w:val="ab"/>
              <w:rPr>
                <w:del w:id="674" w:author="안희영" w:date="2022-04-14T10:47:00Z"/>
                <w:b/>
                <w:bCs/>
                <w:sz w:val="14"/>
                <w:szCs w:val="14"/>
                <w:lang w:eastAsia="ko-KR"/>
              </w:rPr>
              <w:pPrChange w:id="675" w:author="안희영" w:date="2022-04-14T11:41:00Z">
                <w:pPr>
                  <w:framePr w:hSpace="142" w:wrap="around" w:vAnchor="text" w:hAnchor="text" w:xAlign="center" w:y="1"/>
                  <w:suppressOverlap/>
                </w:pPr>
              </w:pPrChange>
            </w:pPr>
            <w:del w:id="676" w:author="안희영" w:date="2022-04-14T10:47:00Z">
              <w:r w:rsidRPr="00441C2B" w:rsidDel="00924DC3">
                <w:rPr>
                  <w:rFonts w:hint="eastAsia"/>
                  <w:b/>
                  <w:bCs/>
                  <w:sz w:val="14"/>
                  <w:szCs w:val="14"/>
                  <w:lang w:eastAsia="ko-KR"/>
                </w:rPr>
                <w:delText>A</w:delText>
              </w:r>
              <w:r w:rsidRPr="00441C2B" w:rsidDel="00924DC3">
                <w:rPr>
                  <w:b/>
                  <w:bCs/>
                  <w:sz w:val="14"/>
                  <w:szCs w:val="14"/>
                  <w:lang w:eastAsia="ko-KR"/>
                </w:rPr>
                <w:delText>ugmentation</w:delText>
              </w:r>
            </w:del>
          </w:p>
        </w:tc>
        <w:tc>
          <w:tcPr>
            <w:tcW w:w="1701" w:type="dxa"/>
            <w:gridSpan w:val="2"/>
            <w:shd w:val="clear" w:color="auto" w:fill="auto"/>
          </w:tcPr>
          <w:p w14:paraId="75E86686" w14:textId="58A72AC1" w:rsidR="00BB204A" w:rsidRPr="00441C2B" w:rsidDel="00924DC3" w:rsidRDefault="00BB204A">
            <w:pPr>
              <w:pStyle w:val="ab"/>
              <w:rPr>
                <w:del w:id="677" w:author="안희영" w:date="2022-04-14T10:47:00Z"/>
                <w:rFonts w:eastAsia="SimSun"/>
                <w:b/>
                <w:bCs/>
                <w:sz w:val="14"/>
                <w:szCs w:val="14"/>
              </w:rPr>
              <w:pPrChange w:id="678" w:author="안희영" w:date="2022-04-14T11:41:00Z">
                <w:pPr>
                  <w:framePr w:hSpace="142" w:wrap="around" w:vAnchor="text" w:hAnchor="text" w:xAlign="center" w:y="1"/>
                  <w:suppressOverlap/>
                </w:pPr>
              </w:pPrChange>
            </w:pPr>
            <w:del w:id="679" w:author="안희영" w:date="2022-04-14T10:47:00Z">
              <w:r w:rsidRPr="00441C2B" w:rsidDel="00924DC3">
                <w:rPr>
                  <w:rFonts w:eastAsia="SimSun" w:hint="eastAsia"/>
                  <w:b/>
                  <w:bCs/>
                  <w:sz w:val="14"/>
                  <w:szCs w:val="14"/>
                </w:rPr>
                <w:delText>P</w:delText>
              </w:r>
              <w:r w:rsidRPr="00441C2B" w:rsidDel="00924DC3">
                <w:rPr>
                  <w:rFonts w:eastAsia="SimSun"/>
                  <w:b/>
                  <w:bCs/>
                  <w:sz w:val="14"/>
                  <w:szCs w:val="14"/>
                </w:rPr>
                <w:delText>Q</w:delText>
              </w:r>
              <w:r w:rsidRPr="00441C2B" w:rsidDel="00924DC3">
                <w:rPr>
                  <w:rFonts w:eastAsia="SimSun" w:hint="eastAsia"/>
                  <w:b/>
                  <w:bCs/>
                  <w:sz w:val="14"/>
                  <w:szCs w:val="14"/>
                </w:rPr>
                <w:delText xml:space="preserve"> </w:delText>
              </w:r>
              <w:r w:rsidRPr="00441C2B" w:rsidDel="00924DC3">
                <w:rPr>
                  <w:rFonts w:eastAsia="SimSun"/>
                  <w:b/>
                  <w:bCs/>
                  <w:sz w:val="14"/>
                  <w:szCs w:val="14"/>
                </w:rPr>
                <w:delText xml:space="preserve">                 </w:delText>
              </w:r>
              <w:r w:rsidRPr="00441C2B" w:rsidDel="00924DC3">
                <w:rPr>
                  <w:rFonts w:eastAsia="SimSun" w:hint="eastAsia"/>
                  <w:b/>
                  <w:bCs/>
                  <w:sz w:val="14"/>
                  <w:szCs w:val="14"/>
                </w:rPr>
                <w:delText>m</w:delText>
              </w:r>
              <w:r w:rsidRPr="00441C2B" w:rsidDel="00924DC3">
                <w:rPr>
                  <w:rFonts w:eastAsia="SimSun"/>
                  <w:b/>
                  <w:bCs/>
                  <w:sz w:val="14"/>
                  <w:szCs w:val="14"/>
                </w:rPr>
                <w:delText>PQ</w:delText>
              </w:r>
            </w:del>
          </w:p>
        </w:tc>
      </w:tr>
      <w:tr w:rsidR="00BB204A" w:rsidRPr="00441C2B" w:rsidDel="00924DC3" w14:paraId="08945E72" w14:textId="6061F0F6" w:rsidTr="00924DC3">
        <w:tblPrEx>
          <w:tblW w:w="482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PrExChange w:id="680" w:author="안희영" w:date="2022-04-14T10:47:00Z">
            <w:tblPrEx>
              <w:tblW w:w="4820" w:type="dxa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</w:tblPrEx>
          </w:tblPrExChange>
        </w:tblPrEx>
        <w:trPr>
          <w:trHeight w:val="311"/>
          <w:del w:id="681" w:author="안희영" w:date="2022-04-14T10:47:00Z"/>
          <w:trPrChange w:id="682" w:author="안희영" w:date="2022-04-14T10:47:00Z">
            <w:trPr>
              <w:trHeight w:val="311"/>
              <w:jc w:val="center"/>
            </w:trPr>
          </w:trPrChange>
        </w:trPr>
        <w:tc>
          <w:tcPr>
            <w:tcW w:w="988" w:type="dxa"/>
            <w:shd w:val="clear" w:color="auto" w:fill="auto"/>
            <w:tcPrChange w:id="683" w:author="안희영" w:date="2022-04-14T10:47:00Z">
              <w:tcPr>
                <w:tcW w:w="988" w:type="dxa"/>
                <w:shd w:val="clear" w:color="auto" w:fill="auto"/>
              </w:tcPr>
            </w:tcPrChange>
          </w:tcPr>
          <w:p w14:paraId="20868320" w14:textId="01186BDE" w:rsidR="00BB204A" w:rsidRPr="00441C2B" w:rsidDel="00924DC3" w:rsidRDefault="00BB204A">
            <w:pPr>
              <w:pStyle w:val="ab"/>
              <w:rPr>
                <w:del w:id="684" w:author="안희영" w:date="2022-04-14T10:47:00Z"/>
                <w:rFonts w:eastAsia="맑은 고딕"/>
                <w:sz w:val="14"/>
                <w:szCs w:val="14"/>
                <w:lang w:eastAsia="ko-KR"/>
              </w:rPr>
              <w:pPrChange w:id="685" w:author="안희영" w:date="2022-04-14T11:41:00Z">
                <w:pPr>
                  <w:framePr w:hSpace="142" w:wrap="around" w:vAnchor="text" w:hAnchor="text" w:xAlign="center" w:y="1"/>
                  <w:suppressOverlap/>
                  <w:jc w:val="both"/>
                </w:pPr>
              </w:pPrChange>
            </w:pPr>
            <w:del w:id="686" w:author="안희영" w:date="2022-04-14T10:47:00Z">
              <w:r w:rsidRPr="00441C2B" w:rsidDel="00924DC3">
                <w:rPr>
                  <w:rFonts w:eastAsia="맑은 고딕" w:hint="eastAsia"/>
                  <w:sz w:val="14"/>
                  <w:szCs w:val="14"/>
                  <w:lang w:eastAsia="ko-KR"/>
                </w:rPr>
                <w:delText>H</w:delText>
              </w:r>
              <w:r w:rsidRPr="00441C2B" w:rsidDel="00924DC3">
                <w:rPr>
                  <w:rFonts w:eastAsia="맑은 고딕"/>
                  <w:sz w:val="14"/>
                  <w:szCs w:val="14"/>
                  <w:lang w:eastAsia="ko-KR"/>
                </w:rPr>
                <w:delText>oVer-Net</w:delText>
              </w:r>
            </w:del>
          </w:p>
          <w:p w14:paraId="63612C94" w14:textId="0B74BEC1" w:rsidR="00BB204A" w:rsidRPr="00441C2B" w:rsidDel="00924DC3" w:rsidRDefault="00BB204A">
            <w:pPr>
              <w:pStyle w:val="ab"/>
              <w:rPr>
                <w:del w:id="687" w:author="안희영" w:date="2022-04-14T10:47:00Z"/>
                <w:rFonts w:eastAsia="맑은 고딕"/>
                <w:sz w:val="14"/>
                <w:szCs w:val="14"/>
                <w:lang w:eastAsia="ko-KR"/>
              </w:rPr>
              <w:pPrChange w:id="688" w:author="안희영" w:date="2022-04-14T11:41:00Z">
                <w:pPr>
                  <w:framePr w:hSpace="142" w:wrap="around" w:vAnchor="text" w:hAnchor="text" w:xAlign="center" w:y="1"/>
                  <w:suppressOverlap/>
                  <w:jc w:val="both"/>
                </w:pPr>
              </w:pPrChange>
            </w:pPr>
            <w:del w:id="689" w:author="안희영" w:date="2022-04-14T10:47:00Z">
              <w:r w:rsidRPr="00441C2B" w:rsidDel="00924DC3">
                <w:rPr>
                  <w:rFonts w:eastAsia="맑은 고딕" w:hint="eastAsia"/>
                  <w:sz w:val="14"/>
                  <w:szCs w:val="14"/>
                  <w:lang w:eastAsia="ko-KR"/>
                </w:rPr>
                <w:delText>U</w:delText>
              </w:r>
              <w:r w:rsidRPr="00441C2B" w:rsidDel="00924DC3">
                <w:rPr>
                  <w:rFonts w:eastAsia="맑은 고딕"/>
                  <w:sz w:val="14"/>
                  <w:szCs w:val="14"/>
                  <w:lang w:eastAsia="ko-KR"/>
                </w:rPr>
                <w:delText>net++</w:delText>
              </w:r>
            </w:del>
          </w:p>
          <w:p w14:paraId="21F80E52" w14:textId="58DAE342" w:rsidR="00BB204A" w:rsidRPr="00441C2B" w:rsidDel="00924DC3" w:rsidRDefault="00BB204A">
            <w:pPr>
              <w:pStyle w:val="ab"/>
              <w:rPr>
                <w:del w:id="690" w:author="안희영" w:date="2022-04-14T10:47:00Z"/>
                <w:rFonts w:eastAsia="맑은 고딕"/>
                <w:sz w:val="14"/>
                <w:szCs w:val="14"/>
                <w:lang w:eastAsia="ko-KR"/>
              </w:rPr>
              <w:pPrChange w:id="691" w:author="안희영" w:date="2022-04-14T11:41:00Z">
                <w:pPr>
                  <w:framePr w:hSpace="142" w:wrap="around" w:vAnchor="text" w:hAnchor="text" w:xAlign="center" w:y="1"/>
                  <w:suppressOverlap/>
                  <w:jc w:val="both"/>
                </w:pPr>
              </w:pPrChange>
            </w:pPr>
            <w:del w:id="692" w:author="안희영" w:date="2022-04-14T10:47:00Z">
              <w:r w:rsidRPr="00441C2B" w:rsidDel="00924DC3">
                <w:rPr>
                  <w:rFonts w:eastAsia="맑은 고딕" w:hint="eastAsia"/>
                  <w:sz w:val="14"/>
                  <w:szCs w:val="14"/>
                  <w:lang w:eastAsia="ko-KR"/>
                </w:rPr>
                <w:delText>U</w:delText>
              </w:r>
              <w:r w:rsidRPr="00441C2B" w:rsidDel="00924DC3">
                <w:rPr>
                  <w:rFonts w:eastAsia="맑은 고딕"/>
                  <w:sz w:val="14"/>
                  <w:szCs w:val="14"/>
                  <w:lang w:eastAsia="ko-KR"/>
                </w:rPr>
                <w:delText>net++</w:delText>
              </w:r>
            </w:del>
          </w:p>
          <w:p w14:paraId="444A307D" w14:textId="26A413F6" w:rsidR="00BB204A" w:rsidRPr="00441C2B" w:rsidDel="00924DC3" w:rsidRDefault="00BB204A">
            <w:pPr>
              <w:pStyle w:val="ab"/>
              <w:rPr>
                <w:del w:id="693" w:author="안희영" w:date="2022-04-14T10:47:00Z"/>
                <w:rFonts w:eastAsia="맑은 고딕"/>
                <w:sz w:val="14"/>
                <w:szCs w:val="14"/>
                <w:lang w:eastAsia="ko-KR"/>
              </w:rPr>
              <w:pPrChange w:id="694" w:author="안희영" w:date="2022-04-14T11:41:00Z">
                <w:pPr>
                  <w:framePr w:hSpace="142" w:wrap="around" w:vAnchor="text" w:hAnchor="text" w:xAlign="center" w:y="1"/>
                  <w:suppressOverlap/>
                  <w:jc w:val="both"/>
                </w:pPr>
              </w:pPrChange>
            </w:pPr>
            <w:del w:id="695" w:author="안희영" w:date="2022-04-14T10:47:00Z">
              <w:r w:rsidRPr="00441C2B" w:rsidDel="00924DC3">
                <w:rPr>
                  <w:rFonts w:eastAsia="맑은 고딕" w:hint="eastAsia"/>
                  <w:sz w:val="14"/>
                  <w:szCs w:val="14"/>
                  <w:lang w:eastAsia="ko-KR"/>
                </w:rPr>
                <w:delText>U</w:delText>
              </w:r>
              <w:r w:rsidRPr="00441C2B" w:rsidDel="00924DC3">
                <w:rPr>
                  <w:rFonts w:eastAsia="맑은 고딕"/>
                  <w:sz w:val="14"/>
                  <w:szCs w:val="14"/>
                  <w:lang w:eastAsia="ko-KR"/>
                </w:rPr>
                <w:delText>net++</w:delText>
              </w:r>
            </w:del>
          </w:p>
        </w:tc>
        <w:tc>
          <w:tcPr>
            <w:tcW w:w="2131" w:type="dxa"/>
            <w:gridSpan w:val="2"/>
            <w:tcPrChange w:id="696" w:author="안희영" w:date="2022-04-14T10:47:00Z">
              <w:tcPr>
                <w:tcW w:w="2131" w:type="dxa"/>
                <w:gridSpan w:val="2"/>
              </w:tcPr>
            </w:tcPrChange>
          </w:tcPr>
          <w:p w14:paraId="6D32F6EF" w14:textId="7439E6C9" w:rsidR="00BB204A" w:rsidRPr="00441C2B" w:rsidDel="00924DC3" w:rsidRDefault="00BB204A">
            <w:pPr>
              <w:pStyle w:val="ab"/>
              <w:rPr>
                <w:del w:id="697" w:author="안희영" w:date="2022-04-14T10:47:00Z"/>
                <w:rFonts w:eastAsia="맑은 고딕"/>
                <w:sz w:val="14"/>
                <w:szCs w:val="14"/>
                <w:lang w:eastAsia="ko-KR"/>
              </w:rPr>
              <w:pPrChange w:id="698" w:author="안희영" w:date="2022-04-14T11:41:00Z">
                <w:pPr>
                  <w:framePr w:hSpace="142" w:wrap="around" w:vAnchor="text" w:hAnchor="text" w:xAlign="center" w:y="1"/>
                  <w:suppressOverlap/>
                  <w:jc w:val="both"/>
                </w:pPr>
              </w:pPrChange>
            </w:pPr>
            <w:del w:id="699" w:author="안희영" w:date="2022-04-14T10:47:00Z">
              <w:r w:rsidRPr="00441C2B" w:rsidDel="00924DC3">
                <w:rPr>
                  <w:rFonts w:eastAsia="맑은 고딕" w:hint="eastAsia"/>
                  <w:sz w:val="14"/>
                  <w:szCs w:val="14"/>
                  <w:lang w:eastAsia="ko-KR"/>
                </w:rPr>
                <w:delText>B</w:delText>
              </w:r>
              <w:r w:rsidRPr="00441C2B" w:rsidDel="00924DC3">
                <w:rPr>
                  <w:rFonts w:eastAsia="맑은 고딕"/>
                  <w:sz w:val="14"/>
                  <w:szCs w:val="14"/>
                  <w:lang w:eastAsia="ko-KR"/>
                </w:rPr>
                <w:delText>ase</w:delText>
              </w:r>
            </w:del>
          </w:p>
          <w:p w14:paraId="5738329F" w14:textId="16667BD1" w:rsidR="00BB204A" w:rsidRPr="00441C2B" w:rsidDel="00924DC3" w:rsidRDefault="00BB204A">
            <w:pPr>
              <w:pStyle w:val="ab"/>
              <w:rPr>
                <w:del w:id="700" w:author="안희영" w:date="2022-04-14T10:47:00Z"/>
                <w:rFonts w:eastAsia="맑은 고딕"/>
                <w:sz w:val="14"/>
                <w:szCs w:val="14"/>
                <w:lang w:eastAsia="ko-KR"/>
              </w:rPr>
              <w:pPrChange w:id="701" w:author="안희영" w:date="2022-04-14T11:41:00Z">
                <w:pPr>
                  <w:framePr w:hSpace="142" w:wrap="around" w:vAnchor="text" w:hAnchor="text" w:xAlign="center" w:y="1"/>
                  <w:suppressOverlap/>
                  <w:jc w:val="both"/>
                </w:pPr>
              </w:pPrChange>
            </w:pPr>
            <w:del w:id="702" w:author="안희영" w:date="2022-04-14T10:47:00Z">
              <w:r w:rsidRPr="00441C2B" w:rsidDel="00924DC3">
                <w:rPr>
                  <w:rFonts w:eastAsia="맑은 고딕" w:hint="eastAsia"/>
                  <w:sz w:val="14"/>
                  <w:szCs w:val="14"/>
                  <w:lang w:eastAsia="ko-KR"/>
                </w:rPr>
                <w:delText>B</w:delText>
              </w:r>
              <w:r w:rsidRPr="00441C2B" w:rsidDel="00924DC3">
                <w:rPr>
                  <w:rFonts w:eastAsia="맑은 고딕"/>
                  <w:sz w:val="14"/>
                  <w:szCs w:val="14"/>
                  <w:lang w:eastAsia="ko-KR"/>
                </w:rPr>
                <w:delText>ase</w:delText>
              </w:r>
            </w:del>
          </w:p>
          <w:p w14:paraId="21FAEB16" w14:textId="524B1930" w:rsidR="00BB204A" w:rsidRPr="00441C2B" w:rsidDel="00924DC3" w:rsidRDefault="00BB204A">
            <w:pPr>
              <w:pStyle w:val="ab"/>
              <w:rPr>
                <w:del w:id="703" w:author="안희영" w:date="2022-04-14T10:47:00Z"/>
                <w:rFonts w:eastAsia="맑은 고딕"/>
                <w:sz w:val="14"/>
                <w:szCs w:val="14"/>
                <w:lang w:eastAsia="ko-KR"/>
              </w:rPr>
              <w:pPrChange w:id="704" w:author="안희영" w:date="2022-04-14T11:41:00Z">
                <w:pPr>
                  <w:framePr w:hSpace="142" w:wrap="around" w:vAnchor="text" w:hAnchor="text" w:xAlign="center" w:y="1"/>
                  <w:suppressOverlap/>
                  <w:jc w:val="both"/>
                </w:pPr>
              </w:pPrChange>
            </w:pPr>
            <w:del w:id="705" w:author="안희영" w:date="2022-04-14T10:47:00Z">
              <w:r w:rsidRPr="00441C2B" w:rsidDel="00924DC3">
                <w:rPr>
                  <w:rFonts w:eastAsia="맑은 고딕" w:hint="eastAsia"/>
                  <w:sz w:val="14"/>
                  <w:szCs w:val="14"/>
                  <w:lang w:eastAsia="ko-KR"/>
                </w:rPr>
                <w:delText>B</w:delText>
              </w:r>
              <w:r w:rsidRPr="00441C2B" w:rsidDel="00924DC3">
                <w:rPr>
                  <w:rFonts w:eastAsia="맑은 고딕"/>
                  <w:sz w:val="14"/>
                  <w:szCs w:val="14"/>
                  <w:lang w:eastAsia="ko-KR"/>
                </w:rPr>
                <w:delText>ase + copy-</w:delText>
              </w:r>
            </w:del>
            <w:ins w:id="706" w:author="Author">
              <w:del w:id="707" w:author="안희영" w:date="2022-04-14T10:47:00Z">
                <w:r w:rsidR="00BA56F9" w:rsidRPr="00441C2B" w:rsidDel="00924DC3">
                  <w:rPr>
                    <w:rFonts w:eastAsia="맑은 고딕"/>
                    <w:sz w:val="14"/>
                    <w:szCs w:val="14"/>
                    <w:lang w:eastAsia="ko-KR"/>
                  </w:rPr>
                  <w:delText>–</w:delText>
                </w:r>
              </w:del>
            </w:ins>
            <w:del w:id="708" w:author="안희영" w:date="2022-04-14T10:47:00Z">
              <w:r w:rsidRPr="00441C2B" w:rsidDel="00924DC3">
                <w:rPr>
                  <w:rFonts w:eastAsia="맑은 고딕"/>
                  <w:sz w:val="14"/>
                  <w:szCs w:val="14"/>
                  <w:lang w:eastAsia="ko-KR"/>
                </w:rPr>
                <w:delText>paste (random-level)</w:delText>
              </w:r>
            </w:del>
          </w:p>
          <w:p w14:paraId="32195EFE" w14:textId="016AC025" w:rsidR="00BB204A" w:rsidRPr="00441C2B" w:rsidDel="00924DC3" w:rsidRDefault="00BB204A">
            <w:pPr>
              <w:pStyle w:val="ab"/>
              <w:rPr>
                <w:del w:id="709" w:author="안희영" w:date="2022-04-14T10:47:00Z"/>
                <w:rFonts w:eastAsia="맑은 고딕"/>
                <w:sz w:val="14"/>
                <w:szCs w:val="14"/>
                <w:lang w:eastAsia="ko-KR"/>
              </w:rPr>
              <w:pPrChange w:id="710" w:author="안희영" w:date="2022-04-14T11:41:00Z">
                <w:pPr>
                  <w:framePr w:hSpace="142" w:wrap="around" w:vAnchor="text" w:hAnchor="text" w:xAlign="center" w:y="1"/>
                  <w:suppressOverlap/>
                  <w:jc w:val="both"/>
                </w:pPr>
              </w:pPrChange>
            </w:pPr>
            <w:del w:id="711" w:author="안희영" w:date="2022-04-14T10:47:00Z">
              <w:r w:rsidRPr="00441C2B" w:rsidDel="00924DC3">
                <w:rPr>
                  <w:rFonts w:eastAsia="맑은 고딕" w:hint="eastAsia"/>
                  <w:sz w:val="14"/>
                  <w:szCs w:val="14"/>
                  <w:lang w:eastAsia="ko-KR"/>
                </w:rPr>
                <w:delText>B</w:delText>
              </w:r>
              <w:r w:rsidRPr="00441C2B" w:rsidDel="00924DC3">
                <w:rPr>
                  <w:rFonts w:eastAsia="맑은 고딕"/>
                  <w:sz w:val="14"/>
                  <w:szCs w:val="14"/>
                  <w:lang w:eastAsia="ko-KR"/>
                </w:rPr>
                <w:delText>ase + copy-</w:delText>
              </w:r>
            </w:del>
            <w:ins w:id="712" w:author="Author">
              <w:del w:id="713" w:author="안희영" w:date="2022-04-14T10:47:00Z">
                <w:r w:rsidR="00BA56F9" w:rsidRPr="00441C2B" w:rsidDel="00924DC3">
                  <w:rPr>
                    <w:rFonts w:eastAsia="맑은 고딕"/>
                    <w:sz w:val="14"/>
                    <w:szCs w:val="14"/>
                    <w:lang w:eastAsia="ko-KR"/>
                  </w:rPr>
                  <w:delText>–</w:delText>
                </w:r>
              </w:del>
            </w:ins>
            <w:del w:id="714" w:author="안희영" w:date="2022-04-14T10:47:00Z">
              <w:r w:rsidRPr="00441C2B" w:rsidDel="00924DC3">
                <w:rPr>
                  <w:rFonts w:eastAsia="맑은 고딕"/>
                  <w:sz w:val="14"/>
                  <w:szCs w:val="14"/>
                  <w:lang w:eastAsia="ko-KR"/>
                </w:rPr>
                <w:delText>paste (source-level)</w:delText>
              </w:r>
            </w:del>
          </w:p>
        </w:tc>
        <w:tc>
          <w:tcPr>
            <w:tcW w:w="1701" w:type="dxa"/>
            <w:gridSpan w:val="2"/>
            <w:shd w:val="clear" w:color="auto" w:fill="auto"/>
            <w:tcPrChange w:id="715" w:author="안희영" w:date="2022-04-14T10:47:00Z">
              <w:tcPr>
                <w:tcW w:w="1701" w:type="dxa"/>
                <w:gridSpan w:val="2"/>
                <w:shd w:val="clear" w:color="auto" w:fill="auto"/>
              </w:tcPr>
            </w:tcPrChange>
          </w:tcPr>
          <w:p w14:paraId="125E125D" w14:textId="56E566A0" w:rsidR="00BB204A" w:rsidRPr="00441C2B" w:rsidDel="00924DC3" w:rsidRDefault="00BB204A">
            <w:pPr>
              <w:pStyle w:val="ab"/>
              <w:rPr>
                <w:del w:id="716" w:author="안희영" w:date="2022-04-14T10:47:00Z"/>
                <w:rFonts w:eastAsia="맑은 고딕"/>
                <w:sz w:val="14"/>
                <w:szCs w:val="14"/>
                <w:lang w:eastAsia="ko-KR"/>
              </w:rPr>
              <w:pPrChange w:id="717" w:author="안희영" w:date="2022-04-14T11:41:00Z">
                <w:pPr>
                  <w:framePr w:hSpace="142" w:wrap="around" w:vAnchor="text" w:hAnchor="text" w:xAlign="center" w:y="1"/>
                  <w:suppressOverlap/>
                  <w:jc w:val="both"/>
                </w:pPr>
              </w:pPrChange>
            </w:pPr>
            <w:del w:id="718" w:author="안희영" w:date="2022-04-14T10:47:00Z">
              <w:r w:rsidRPr="00441C2B" w:rsidDel="00924DC3">
                <w:rPr>
                  <w:rFonts w:eastAsia="맑은 고딕" w:hint="eastAsia"/>
                  <w:sz w:val="14"/>
                  <w:szCs w:val="14"/>
                  <w:lang w:eastAsia="ko-KR"/>
                </w:rPr>
                <w:delText>6</w:delText>
              </w:r>
              <w:r w:rsidRPr="00441C2B" w:rsidDel="00924DC3">
                <w:rPr>
                  <w:rFonts w:eastAsia="맑은 고딕"/>
                  <w:sz w:val="14"/>
                  <w:szCs w:val="14"/>
                  <w:lang w:eastAsia="ko-KR"/>
                </w:rPr>
                <w:delText xml:space="preserve">4.3  </w:delText>
              </w:r>
            </w:del>
            <m:oMath>
              <m:r>
                <w:del w:id="719" w:author="안희영" w:date="2022-04-14T10:47:00Z">
                  <w:rPr>
                    <w:rFonts w:ascii="Cambria Math" w:eastAsia="SimSun" w:hAnsi="Cambria Math"/>
                    <w:sz w:val="14"/>
                    <w:szCs w:val="14"/>
                  </w:rPr>
                  <m:t>±</m:t>
                </w:del>
              </m:r>
            </m:oMath>
            <w:del w:id="720" w:author="안희영" w:date="2022-04-14T10:47:00Z">
              <w:r w:rsidRPr="00441C2B" w:rsidDel="00924DC3">
                <w:rPr>
                  <w:rFonts w:eastAsia="맑은 고딕" w:hint="eastAsia"/>
                  <w:sz w:val="14"/>
                  <w:szCs w:val="14"/>
                  <w:lang w:eastAsia="ko-KR"/>
                </w:rPr>
                <w:delText>0</w:delText>
              </w:r>
              <w:r w:rsidRPr="00441C2B" w:rsidDel="00924DC3">
                <w:rPr>
                  <w:rFonts w:eastAsia="맑은 고딕"/>
                  <w:sz w:val="14"/>
                  <w:szCs w:val="14"/>
                  <w:lang w:eastAsia="ko-KR"/>
                </w:rPr>
                <w:delText>.5      51.52</w:delText>
              </w:r>
            </w:del>
            <m:oMath>
              <m:r>
                <w:del w:id="721" w:author="안희영" w:date="2022-04-14T10:47:00Z">
                  <w:rPr>
                    <w:rFonts w:ascii="Cambria Math" w:eastAsia="SimSun" w:hAnsi="Cambria Math"/>
                    <w:sz w:val="14"/>
                    <w:szCs w:val="14"/>
                  </w:rPr>
                  <m:t>±</m:t>
                </w:del>
              </m:r>
            </m:oMath>
            <w:del w:id="722" w:author="안희영" w:date="2022-04-14T10:47:00Z">
              <w:r w:rsidRPr="00441C2B" w:rsidDel="00924DC3">
                <w:rPr>
                  <w:rFonts w:eastAsia="맑은 고딕" w:hint="eastAsia"/>
                  <w:sz w:val="14"/>
                  <w:szCs w:val="14"/>
                  <w:lang w:eastAsia="ko-KR"/>
                </w:rPr>
                <w:delText>0</w:delText>
              </w:r>
              <w:r w:rsidRPr="00441C2B" w:rsidDel="00924DC3">
                <w:rPr>
                  <w:rFonts w:eastAsia="맑은 고딕"/>
                  <w:sz w:val="14"/>
                  <w:szCs w:val="14"/>
                  <w:lang w:eastAsia="ko-KR"/>
                </w:rPr>
                <w:delText>.47</w:delText>
              </w:r>
            </w:del>
          </w:p>
          <w:p w14:paraId="3DF33654" w14:textId="1EEFBFBC" w:rsidR="00BB204A" w:rsidRPr="00441C2B" w:rsidDel="00924DC3" w:rsidRDefault="00BB204A">
            <w:pPr>
              <w:pStyle w:val="ab"/>
              <w:rPr>
                <w:del w:id="723" w:author="안희영" w:date="2022-04-14T10:47:00Z"/>
                <w:rFonts w:eastAsia="맑은 고딕"/>
                <w:sz w:val="14"/>
                <w:szCs w:val="14"/>
                <w:lang w:eastAsia="ko-KR"/>
              </w:rPr>
              <w:pPrChange w:id="724" w:author="안희영" w:date="2022-04-14T11:41:00Z">
                <w:pPr>
                  <w:framePr w:hSpace="142" w:wrap="around" w:vAnchor="text" w:hAnchor="text" w:xAlign="center" w:y="1"/>
                  <w:suppressOverlap/>
                  <w:jc w:val="both"/>
                </w:pPr>
              </w:pPrChange>
            </w:pPr>
            <w:del w:id="725" w:author="안희영" w:date="2022-04-14T10:47:00Z">
              <w:r w:rsidRPr="00441C2B" w:rsidDel="00924DC3">
                <w:rPr>
                  <w:rFonts w:eastAsia="맑은 고딕"/>
                  <w:sz w:val="14"/>
                  <w:szCs w:val="14"/>
                  <w:lang w:eastAsia="ko-KR"/>
                </w:rPr>
                <w:delText>64.31</w:delText>
              </w:r>
            </w:del>
            <m:oMath>
              <m:r>
                <w:del w:id="726" w:author="안희영" w:date="2022-04-14T10:47:00Z">
                  <w:rPr>
                    <w:rFonts w:ascii="Cambria Math" w:eastAsia="SimSun" w:hAnsi="Cambria Math"/>
                    <w:sz w:val="14"/>
                    <w:szCs w:val="14"/>
                  </w:rPr>
                  <m:t>±</m:t>
                </w:del>
              </m:r>
            </m:oMath>
            <w:del w:id="727" w:author="안희영" w:date="2022-04-14T10:47:00Z">
              <w:r w:rsidRPr="00441C2B" w:rsidDel="00924DC3">
                <w:rPr>
                  <w:rFonts w:eastAsia="맑은 고딕" w:hint="eastAsia"/>
                  <w:sz w:val="14"/>
                  <w:szCs w:val="14"/>
                  <w:lang w:eastAsia="ko-KR"/>
                </w:rPr>
                <w:delText>0</w:delText>
              </w:r>
              <w:r w:rsidRPr="00441C2B" w:rsidDel="00924DC3">
                <w:rPr>
                  <w:rFonts w:eastAsia="맑은 고딕"/>
                  <w:sz w:val="14"/>
                  <w:szCs w:val="14"/>
                  <w:lang w:eastAsia="ko-KR"/>
                </w:rPr>
                <w:delText>.58</w:delText>
              </w:r>
              <w:r w:rsidRPr="00441C2B" w:rsidDel="00924DC3">
                <w:rPr>
                  <w:rFonts w:eastAsia="SimSun"/>
                  <w:sz w:val="14"/>
                  <w:szCs w:val="14"/>
                </w:rPr>
                <w:delText xml:space="preserve">    52.30</w:delText>
              </w:r>
            </w:del>
            <m:oMath>
              <m:r>
                <w:del w:id="728" w:author="안희영" w:date="2022-04-14T10:47:00Z">
                  <w:rPr>
                    <w:rFonts w:ascii="Cambria Math" w:eastAsia="SimSun" w:hAnsi="Cambria Math"/>
                    <w:sz w:val="14"/>
                    <w:szCs w:val="14"/>
                  </w:rPr>
                  <m:t>±</m:t>
                </w:del>
              </m:r>
            </m:oMath>
            <w:del w:id="729" w:author="안희영" w:date="2022-04-14T10:47:00Z">
              <w:r w:rsidRPr="00441C2B" w:rsidDel="00924DC3">
                <w:rPr>
                  <w:rFonts w:hint="eastAsia"/>
                  <w:sz w:val="14"/>
                  <w:szCs w:val="14"/>
                  <w:lang w:eastAsia="ko-KR"/>
                </w:rPr>
                <w:delText>0</w:delText>
              </w:r>
              <w:r w:rsidRPr="00441C2B" w:rsidDel="00924DC3">
                <w:rPr>
                  <w:sz w:val="14"/>
                  <w:szCs w:val="14"/>
                  <w:lang w:eastAsia="ko-KR"/>
                </w:rPr>
                <w:delText>.51</w:delText>
              </w:r>
            </w:del>
          </w:p>
          <w:p w14:paraId="3678055D" w14:textId="51255036" w:rsidR="00BB204A" w:rsidRPr="00441C2B" w:rsidDel="00924DC3" w:rsidRDefault="00BB204A">
            <w:pPr>
              <w:pStyle w:val="ab"/>
              <w:rPr>
                <w:del w:id="730" w:author="안희영" w:date="2022-04-14T10:47:00Z"/>
                <w:rFonts w:eastAsia="SimSun"/>
                <w:sz w:val="14"/>
                <w:szCs w:val="14"/>
              </w:rPr>
              <w:pPrChange w:id="731" w:author="안희영" w:date="2022-04-14T11:41:00Z">
                <w:pPr>
                  <w:framePr w:hSpace="142" w:wrap="around" w:vAnchor="text" w:hAnchor="text" w:xAlign="center" w:y="1"/>
                  <w:suppressOverlap/>
                  <w:jc w:val="both"/>
                </w:pPr>
              </w:pPrChange>
            </w:pPr>
            <w:del w:id="732" w:author="안희영" w:date="2022-04-14T10:47:00Z">
              <w:r w:rsidRPr="00441C2B" w:rsidDel="00924DC3">
                <w:rPr>
                  <w:rFonts w:eastAsia="맑은 고딕" w:hint="eastAsia"/>
                  <w:sz w:val="14"/>
                  <w:szCs w:val="14"/>
                  <w:lang w:eastAsia="ko-KR"/>
                </w:rPr>
                <w:delText>6</w:delText>
              </w:r>
              <w:r w:rsidRPr="00441C2B" w:rsidDel="00924DC3">
                <w:rPr>
                  <w:rFonts w:eastAsia="맑은 고딕"/>
                  <w:sz w:val="14"/>
                  <w:szCs w:val="14"/>
                  <w:lang w:eastAsia="ko-KR"/>
                </w:rPr>
                <w:delText>4</w:delText>
              </w:r>
              <w:r w:rsidRPr="00441C2B" w:rsidDel="00924DC3">
                <w:rPr>
                  <w:rFonts w:eastAsia="SimSun"/>
                  <w:sz w:val="14"/>
                  <w:szCs w:val="14"/>
                </w:rPr>
                <w:delText>.51</w:delText>
              </w:r>
            </w:del>
            <m:oMath>
              <m:r>
                <w:del w:id="733" w:author="안희영" w:date="2022-04-14T10:47:00Z">
                  <w:rPr>
                    <w:rFonts w:ascii="Cambria Math" w:eastAsia="SimSun" w:hAnsi="Cambria Math"/>
                    <w:sz w:val="14"/>
                    <w:szCs w:val="14"/>
                  </w:rPr>
                  <m:t>±</m:t>
                </w:del>
              </m:r>
            </m:oMath>
            <w:del w:id="734" w:author="안희영" w:date="2022-04-14T10:47:00Z">
              <w:r w:rsidRPr="00441C2B" w:rsidDel="00924DC3">
                <w:rPr>
                  <w:rFonts w:hint="eastAsia"/>
                  <w:sz w:val="14"/>
                  <w:szCs w:val="14"/>
                  <w:lang w:eastAsia="ko-KR"/>
                </w:rPr>
                <w:delText>0</w:delText>
              </w:r>
              <w:r w:rsidRPr="00441C2B" w:rsidDel="00924DC3">
                <w:rPr>
                  <w:sz w:val="14"/>
                  <w:szCs w:val="14"/>
                  <w:lang w:eastAsia="ko-KR"/>
                </w:rPr>
                <w:delText xml:space="preserve">.6 </w:delText>
              </w:r>
              <w:r w:rsidRPr="00441C2B" w:rsidDel="00924DC3">
                <w:rPr>
                  <w:rFonts w:eastAsia="SimSun"/>
                  <w:sz w:val="14"/>
                  <w:szCs w:val="14"/>
                </w:rPr>
                <w:delText xml:space="preserve">     52.83</w:delText>
              </w:r>
            </w:del>
            <m:oMath>
              <m:r>
                <w:del w:id="735" w:author="안희영" w:date="2022-04-14T10:47:00Z">
                  <w:rPr>
                    <w:rFonts w:ascii="Cambria Math" w:eastAsia="SimSun" w:hAnsi="Cambria Math"/>
                    <w:sz w:val="14"/>
                    <w:szCs w:val="14"/>
                  </w:rPr>
                  <m:t>±</m:t>
                </w:del>
              </m:r>
            </m:oMath>
            <w:del w:id="736" w:author="안희영" w:date="2022-04-14T10:47:00Z">
              <w:r w:rsidRPr="00441C2B" w:rsidDel="00924DC3">
                <w:rPr>
                  <w:rFonts w:hint="eastAsia"/>
                  <w:sz w:val="14"/>
                  <w:szCs w:val="14"/>
                  <w:lang w:eastAsia="ko-KR"/>
                </w:rPr>
                <w:delText>0</w:delText>
              </w:r>
              <w:r w:rsidRPr="00441C2B" w:rsidDel="00924DC3">
                <w:rPr>
                  <w:sz w:val="14"/>
                  <w:szCs w:val="14"/>
                  <w:lang w:eastAsia="ko-KR"/>
                </w:rPr>
                <w:delText>.75</w:delText>
              </w:r>
            </w:del>
          </w:p>
          <w:p w14:paraId="35729A40" w14:textId="20726A3A" w:rsidR="00BB204A" w:rsidRPr="00441C2B" w:rsidDel="00924DC3" w:rsidRDefault="00BB204A">
            <w:pPr>
              <w:pStyle w:val="ab"/>
              <w:rPr>
                <w:del w:id="737" w:author="안희영" w:date="2022-04-14T10:47:00Z"/>
                <w:rFonts w:eastAsia="SimSun"/>
                <w:b/>
                <w:bCs/>
                <w:sz w:val="14"/>
                <w:szCs w:val="14"/>
              </w:rPr>
              <w:pPrChange w:id="738" w:author="안희영" w:date="2022-04-14T11:41:00Z">
                <w:pPr>
                  <w:framePr w:hSpace="142" w:wrap="around" w:vAnchor="text" w:hAnchor="text" w:xAlign="center" w:y="1"/>
                  <w:suppressOverlap/>
                  <w:jc w:val="both"/>
                </w:pPr>
              </w:pPrChange>
            </w:pPr>
            <w:del w:id="739" w:author="안희영" w:date="2022-04-14T10:47:00Z">
              <w:r w:rsidRPr="00441C2B" w:rsidDel="00924DC3">
                <w:rPr>
                  <w:rFonts w:eastAsia="맑은 고딕" w:hint="eastAsia"/>
                  <w:b/>
                  <w:bCs/>
                  <w:sz w:val="14"/>
                  <w:szCs w:val="14"/>
                  <w:lang w:eastAsia="ko-KR"/>
                </w:rPr>
                <w:delText>6</w:delText>
              </w:r>
              <w:r w:rsidRPr="00441C2B" w:rsidDel="00924DC3">
                <w:rPr>
                  <w:rFonts w:eastAsia="맑은 고딕"/>
                  <w:b/>
                  <w:bCs/>
                  <w:sz w:val="14"/>
                  <w:szCs w:val="14"/>
                  <w:lang w:eastAsia="ko-KR"/>
                </w:rPr>
                <w:delText>4</w:delText>
              </w:r>
              <w:r w:rsidRPr="00441C2B" w:rsidDel="00924DC3">
                <w:rPr>
                  <w:rFonts w:eastAsia="SimSun"/>
                  <w:b/>
                  <w:bCs/>
                  <w:sz w:val="14"/>
                  <w:szCs w:val="14"/>
                </w:rPr>
                <w:delText>.52</w:delText>
              </w:r>
            </w:del>
            <m:oMath>
              <m:r>
                <w:del w:id="740" w:author="안희영" w:date="2022-04-14T10:47:00Z">
                  <w:rPr>
                    <w:rFonts w:ascii="Cambria Math" w:eastAsia="SimSun" w:hAnsi="Cambria Math"/>
                    <w:sz w:val="14"/>
                    <w:szCs w:val="14"/>
                  </w:rPr>
                  <m:t>±</m:t>
                </w:del>
              </m:r>
            </m:oMath>
            <w:del w:id="741" w:author="안희영" w:date="2022-04-14T10:47:00Z">
              <w:r w:rsidRPr="00441C2B" w:rsidDel="00924DC3">
                <w:rPr>
                  <w:rFonts w:hint="eastAsia"/>
                  <w:sz w:val="14"/>
                  <w:szCs w:val="14"/>
                  <w:lang w:eastAsia="ko-KR"/>
                </w:rPr>
                <w:delText>0</w:delText>
              </w:r>
              <w:r w:rsidRPr="00441C2B" w:rsidDel="00924DC3">
                <w:rPr>
                  <w:sz w:val="14"/>
                  <w:szCs w:val="14"/>
                  <w:lang w:eastAsia="ko-KR"/>
                </w:rPr>
                <w:delText>.44</w:delText>
              </w:r>
              <w:r w:rsidRPr="00441C2B" w:rsidDel="00924DC3">
                <w:rPr>
                  <w:sz w:val="14"/>
                  <w:szCs w:val="14"/>
                </w:rPr>
                <w:delText xml:space="preserve"> </w:delText>
              </w:r>
              <w:r w:rsidRPr="00441C2B" w:rsidDel="00924DC3">
                <w:rPr>
                  <w:rFonts w:eastAsia="SimSun"/>
                  <w:b/>
                  <w:bCs/>
                  <w:sz w:val="14"/>
                  <w:szCs w:val="14"/>
                </w:rPr>
                <w:delText xml:space="preserve">   52.90</w:delText>
              </w:r>
            </w:del>
            <m:oMath>
              <m:r>
                <w:del w:id="742" w:author="안희영" w:date="2022-04-14T10:47:00Z">
                  <w:rPr>
                    <w:rFonts w:ascii="Cambria Math" w:eastAsia="SimSun" w:hAnsi="Cambria Math"/>
                    <w:sz w:val="14"/>
                    <w:szCs w:val="14"/>
                  </w:rPr>
                  <m:t>±</m:t>
                </w:del>
              </m:r>
            </m:oMath>
            <w:del w:id="743" w:author="안희영" w:date="2022-04-14T10:47:00Z">
              <w:r w:rsidRPr="00441C2B" w:rsidDel="00924DC3">
                <w:rPr>
                  <w:rFonts w:hint="eastAsia"/>
                  <w:sz w:val="14"/>
                  <w:szCs w:val="14"/>
                  <w:lang w:eastAsia="ko-KR"/>
                </w:rPr>
                <w:delText>0</w:delText>
              </w:r>
              <w:r w:rsidRPr="00441C2B" w:rsidDel="00924DC3">
                <w:rPr>
                  <w:sz w:val="14"/>
                  <w:szCs w:val="14"/>
                  <w:lang w:eastAsia="ko-KR"/>
                </w:rPr>
                <w:delText>.54</w:delText>
              </w:r>
            </w:del>
          </w:p>
        </w:tc>
      </w:tr>
    </w:tbl>
    <w:p w14:paraId="563A9B9F" w14:textId="19D47A3A" w:rsidR="00402716" w:rsidDel="0044156C" w:rsidRDefault="00402716">
      <w:pPr>
        <w:pStyle w:val="ab"/>
        <w:rPr>
          <w:del w:id="744" w:author="안희영" w:date="2022-04-14T10:29:00Z"/>
          <w:lang w:eastAsia="ko-KR"/>
        </w:rPr>
      </w:pPr>
    </w:p>
    <w:p w14:paraId="634E2AA6" w14:textId="258405F4" w:rsidR="00BB204A" w:rsidRPr="00441C2B" w:rsidRDefault="00BB204A">
      <w:pPr>
        <w:pStyle w:val="ab"/>
      </w:pPr>
      <w:del w:id="745" w:author="안희영" w:date="2022-04-14T10:29:00Z">
        <w:r w:rsidRPr="00441C2B" w:rsidDel="003D6119">
          <w:rPr>
            <w:b/>
            <w:bCs/>
            <w:lang w:eastAsia="ko-KR"/>
          </w:rPr>
          <w:delText xml:space="preserve">Table 2. </w:delText>
        </w:r>
        <w:r w:rsidRPr="00441C2B" w:rsidDel="003D6119">
          <w:rPr>
            <w:lang w:eastAsia="ko-KR"/>
          </w:rPr>
          <w:delText xml:space="preserve"> Comparative results for each method</w:delText>
        </w:r>
        <w:r w:rsidRPr="00441C2B" w:rsidDel="003D6119">
          <w:rPr>
            <w:rFonts w:hint="eastAsia"/>
            <w:lang w:eastAsia="ko-KR"/>
          </w:rPr>
          <w:delText xml:space="preserve"> </w:delText>
        </w:r>
        <w:r w:rsidRPr="00441C2B" w:rsidDel="003D6119">
          <w:rPr>
            <w:lang w:eastAsia="ko-KR"/>
          </w:rPr>
          <w:delText>in terms of classes</w:delText>
        </w:r>
      </w:del>
    </w:p>
    <w:tbl>
      <w:tblPr>
        <w:tblpPr w:leftFromText="142" w:rightFromText="142" w:vertAnchor="text" w:horzAnchor="margin" w:tblpXSpec="right" w:tblpY="-29"/>
        <w:tblOverlap w:val="never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  <w:tblPrChange w:id="746" w:author="안희영" w:date="2022-04-14T10:56:00Z">
          <w:tblPr>
            <w:tblpPr w:leftFromText="142" w:rightFromText="142" w:vertAnchor="text" w:tblpXSpec="center" w:tblpY="1"/>
            <w:tblOverlap w:val="never"/>
            <w:tblW w:w="5000" w:type="pct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1330"/>
        <w:gridCol w:w="3527"/>
        <w:tblGridChange w:id="747">
          <w:tblGrid>
            <w:gridCol w:w="1330"/>
            <w:gridCol w:w="3527"/>
          </w:tblGrid>
        </w:tblGridChange>
      </w:tblGrid>
      <w:tr w:rsidR="00BB204A" w:rsidRPr="00441C2B" w:rsidDel="007D046C" w14:paraId="7563395D" w14:textId="407B60E5" w:rsidTr="007D046C">
        <w:trPr>
          <w:trHeight w:val="197"/>
          <w:del w:id="748" w:author="안희영" w:date="2022-04-14T10:56:00Z"/>
          <w:trPrChange w:id="749" w:author="안희영" w:date="2022-04-14T10:56:00Z">
            <w:trPr>
              <w:trHeight w:val="197"/>
            </w:trPr>
          </w:trPrChange>
        </w:trPr>
        <w:tc>
          <w:tcPr>
            <w:tcW w:w="1369" w:type="pct"/>
            <w:shd w:val="clear" w:color="auto" w:fill="auto"/>
            <w:tcPrChange w:id="750" w:author="안희영" w:date="2022-04-14T10:56:00Z">
              <w:tcPr>
                <w:tcW w:w="1369" w:type="pct"/>
                <w:shd w:val="clear" w:color="auto" w:fill="auto"/>
              </w:tcPr>
            </w:tcPrChange>
          </w:tcPr>
          <w:p w14:paraId="2D85F657" w14:textId="12BAB858" w:rsidR="00BB204A" w:rsidRPr="00441C2B" w:rsidDel="007D046C" w:rsidRDefault="00BB204A" w:rsidP="007D046C">
            <w:pPr>
              <w:rPr>
                <w:del w:id="751" w:author="안희영" w:date="2022-04-14T10:56:00Z"/>
                <w:rFonts w:eastAsia="SimSun"/>
                <w:b/>
                <w:bCs/>
                <w:sz w:val="16"/>
                <w:szCs w:val="16"/>
              </w:rPr>
            </w:pPr>
            <w:del w:id="752" w:author="안희영" w:date="2022-04-14T10:56:00Z">
              <w:r w:rsidRPr="00441C2B" w:rsidDel="007D046C">
                <w:rPr>
                  <w:rFonts w:eastAsia="SimSun" w:hint="eastAsia"/>
                  <w:b/>
                  <w:bCs/>
                  <w:sz w:val="16"/>
                  <w:szCs w:val="16"/>
                </w:rPr>
                <w:delText>C</w:delText>
              </w:r>
              <w:r w:rsidRPr="00441C2B" w:rsidDel="007D046C">
                <w:rPr>
                  <w:rFonts w:eastAsia="SimSun"/>
                  <w:b/>
                  <w:bCs/>
                  <w:sz w:val="16"/>
                  <w:szCs w:val="16"/>
                </w:rPr>
                <w:delText>lasses</w:delText>
              </w:r>
            </w:del>
          </w:p>
        </w:tc>
        <w:tc>
          <w:tcPr>
            <w:tcW w:w="3631" w:type="pct"/>
            <w:shd w:val="clear" w:color="auto" w:fill="auto"/>
            <w:tcPrChange w:id="753" w:author="안희영" w:date="2022-04-14T10:56:00Z">
              <w:tcPr>
                <w:tcW w:w="3631" w:type="pct"/>
                <w:shd w:val="clear" w:color="auto" w:fill="auto"/>
              </w:tcPr>
            </w:tcPrChange>
          </w:tcPr>
          <w:p w14:paraId="07482294" w14:textId="6F483738" w:rsidR="00BB204A" w:rsidRPr="00441C2B" w:rsidDel="007D046C" w:rsidRDefault="00BB204A" w:rsidP="007D046C">
            <w:pPr>
              <w:rPr>
                <w:del w:id="754" w:author="안희영" w:date="2022-04-14T10:56:00Z"/>
                <w:rFonts w:eastAsia="SimSun"/>
                <w:b/>
                <w:bCs/>
                <w:sz w:val="16"/>
                <w:szCs w:val="16"/>
              </w:rPr>
            </w:pPr>
            <w:del w:id="755" w:author="안희영" w:date="2022-04-14T10:56:00Z">
              <w:r w:rsidRPr="00441C2B" w:rsidDel="007D046C">
                <w:rPr>
                  <w:rFonts w:eastAsia="SimSun"/>
                  <w:b/>
                  <w:bCs/>
                  <w:sz w:val="16"/>
                  <w:szCs w:val="16"/>
                </w:rPr>
                <w:delText xml:space="preserve">Method                                                    </w:delText>
              </w:r>
              <w:r w:rsidRPr="00441C2B" w:rsidDel="007D046C">
                <w:rPr>
                  <w:rFonts w:eastAsia="SimSun" w:hint="eastAsia"/>
                  <w:b/>
                  <w:bCs/>
                  <w:sz w:val="16"/>
                  <w:szCs w:val="16"/>
                </w:rPr>
                <w:delText>P</w:delText>
              </w:r>
              <w:r w:rsidRPr="00441C2B" w:rsidDel="007D046C">
                <w:rPr>
                  <w:rFonts w:eastAsia="SimSun"/>
                  <w:b/>
                  <w:bCs/>
                  <w:sz w:val="16"/>
                  <w:szCs w:val="16"/>
                </w:rPr>
                <w:delText xml:space="preserve">Q                   </w:delText>
              </w:r>
            </w:del>
          </w:p>
        </w:tc>
      </w:tr>
      <w:tr w:rsidR="00BB204A" w:rsidRPr="00441C2B" w:rsidDel="007D046C" w14:paraId="1954A823" w14:textId="6375004A" w:rsidTr="007D046C">
        <w:trPr>
          <w:trHeight w:val="2759"/>
          <w:del w:id="756" w:author="안희영" w:date="2022-04-14T10:56:00Z"/>
          <w:trPrChange w:id="757" w:author="안희영" w:date="2022-04-14T10:56:00Z">
            <w:trPr>
              <w:trHeight w:val="2759"/>
            </w:trPr>
          </w:trPrChange>
        </w:trPr>
        <w:tc>
          <w:tcPr>
            <w:tcW w:w="1369" w:type="pct"/>
            <w:shd w:val="clear" w:color="auto" w:fill="auto"/>
            <w:tcPrChange w:id="758" w:author="안희영" w:date="2022-04-14T10:56:00Z">
              <w:tcPr>
                <w:tcW w:w="1369" w:type="pct"/>
                <w:shd w:val="clear" w:color="auto" w:fill="auto"/>
              </w:tcPr>
            </w:tcPrChange>
          </w:tcPr>
          <w:p w14:paraId="7A9CAE6D" w14:textId="754386DF" w:rsidR="00BB204A" w:rsidRPr="00441C2B" w:rsidDel="007D046C" w:rsidRDefault="00BB204A" w:rsidP="007D046C">
            <w:pPr>
              <w:tabs>
                <w:tab w:val="left" w:pos="288"/>
              </w:tabs>
              <w:spacing w:after="120" w:line="228" w:lineRule="auto"/>
              <w:jc w:val="both"/>
              <w:rPr>
                <w:del w:id="759" w:author="안희영" w:date="2022-04-14T10:56:00Z"/>
                <w:rFonts w:eastAsia="맑은 고딕"/>
                <w:sz w:val="16"/>
                <w:szCs w:val="16"/>
                <w:lang w:eastAsia="ko-KR"/>
              </w:rPr>
            </w:pPr>
            <w:del w:id="760" w:author="안희영" w:date="2022-04-14T10:56:00Z">
              <w:r w:rsidRPr="00441C2B" w:rsidDel="007D046C">
                <w:rPr>
                  <w:rFonts w:eastAsia="맑은 고딕" w:hint="eastAsia"/>
                  <w:sz w:val="16"/>
                  <w:szCs w:val="16"/>
                  <w:lang w:eastAsia="ko-KR"/>
                </w:rPr>
                <w:delText>1. N</w:delText>
              </w:r>
              <w:r w:rsidRPr="00441C2B" w:rsidDel="007D046C">
                <w:rPr>
                  <w:rFonts w:eastAsia="맑은 고딕"/>
                  <w:sz w:val="16"/>
                  <w:szCs w:val="16"/>
                  <w:lang w:eastAsia="ko-KR"/>
                </w:rPr>
                <w:delText>eutrophil</w:delText>
              </w:r>
            </w:del>
          </w:p>
          <w:p w14:paraId="67DC7F5C" w14:textId="3A9A18D7" w:rsidR="00BB204A" w:rsidRPr="00441C2B" w:rsidDel="007D046C" w:rsidRDefault="00BB204A" w:rsidP="007D046C">
            <w:pPr>
              <w:tabs>
                <w:tab w:val="left" w:pos="288"/>
              </w:tabs>
              <w:spacing w:after="120" w:line="228" w:lineRule="auto"/>
              <w:jc w:val="both"/>
              <w:rPr>
                <w:del w:id="761" w:author="안희영" w:date="2022-04-14T10:56:00Z"/>
                <w:rFonts w:eastAsia="맑은 고딕"/>
                <w:sz w:val="36"/>
                <w:szCs w:val="36"/>
                <w:lang w:eastAsia="ko-KR"/>
              </w:rPr>
            </w:pPr>
          </w:p>
          <w:p w14:paraId="110EDEB1" w14:textId="0746F472" w:rsidR="00BB204A" w:rsidRPr="00441C2B" w:rsidDel="007D046C" w:rsidRDefault="00BB204A" w:rsidP="007D046C">
            <w:pPr>
              <w:tabs>
                <w:tab w:val="left" w:pos="288"/>
              </w:tabs>
              <w:spacing w:after="120" w:line="228" w:lineRule="auto"/>
              <w:jc w:val="both"/>
              <w:rPr>
                <w:del w:id="762" w:author="안희영" w:date="2022-04-14T10:56:00Z"/>
                <w:rFonts w:eastAsia="맑은 고딕"/>
                <w:sz w:val="16"/>
                <w:szCs w:val="16"/>
                <w:lang w:eastAsia="ko-KR"/>
              </w:rPr>
            </w:pPr>
            <w:del w:id="763" w:author="안희영" w:date="2022-04-14T10:56:00Z">
              <w:r w:rsidRPr="00441C2B" w:rsidDel="007D046C">
                <w:rPr>
                  <w:rFonts w:eastAsia="맑은 고딕" w:hint="eastAsia"/>
                  <w:sz w:val="16"/>
                  <w:szCs w:val="16"/>
                  <w:lang w:eastAsia="ko-KR"/>
                </w:rPr>
                <w:delText>2</w:delText>
              </w:r>
              <w:r w:rsidRPr="00441C2B" w:rsidDel="007D046C">
                <w:rPr>
                  <w:rFonts w:eastAsia="맑은 고딕"/>
                  <w:sz w:val="16"/>
                  <w:szCs w:val="16"/>
                  <w:lang w:eastAsia="ko-KR"/>
                </w:rPr>
                <w:delText>. Epithelial</w:delText>
              </w:r>
            </w:del>
          </w:p>
          <w:p w14:paraId="0281DFDB" w14:textId="481C7129" w:rsidR="00BB204A" w:rsidRPr="00441C2B" w:rsidDel="007D046C" w:rsidRDefault="00BB204A" w:rsidP="007D046C">
            <w:pPr>
              <w:tabs>
                <w:tab w:val="left" w:pos="288"/>
              </w:tabs>
              <w:spacing w:after="120" w:line="228" w:lineRule="auto"/>
              <w:jc w:val="both"/>
              <w:rPr>
                <w:del w:id="764" w:author="안희영" w:date="2022-04-14T10:56:00Z"/>
                <w:rFonts w:eastAsia="맑은 고딕"/>
                <w:sz w:val="36"/>
                <w:szCs w:val="36"/>
                <w:lang w:eastAsia="ko-KR"/>
              </w:rPr>
            </w:pPr>
          </w:p>
          <w:p w14:paraId="4B7586D6" w14:textId="1FB7579D" w:rsidR="00BB204A" w:rsidRPr="00441C2B" w:rsidDel="007D046C" w:rsidRDefault="00BB204A" w:rsidP="007D046C">
            <w:pPr>
              <w:tabs>
                <w:tab w:val="left" w:pos="288"/>
              </w:tabs>
              <w:spacing w:after="120" w:line="228" w:lineRule="auto"/>
              <w:jc w:val="both"/>
              <w:rPr>
                <w:del w:id="765" w:author="안희영" w:date="2022-04-14T10:56:00Z"/>
                <w:rFonts w:eastAsia="맑은 고딕"/>
                <w:sz w:val="16"/>
                <w:szCs w:val="16"/>
                <w:lang w:eastAsia="ko-KR"/>
              </w:rPr>
            </w:pPr>
            <w:del w:id="766" w:author="안희영" w:date="2022-04-14T10:56:00Z">
              <w:r w:rsidRPr="00441C2B" w:rsidDel="007D046C">
                <w:rPr>
                  <w:rFonts w:eastAsia="맑은 고딕" w:hint="eastAsia"/>
                  <w:sz w:val="16"/>
                  <w:szCs w:val="16"/>
                  <w:lang w:eastAsia="ko-KR"/>
                </w:rPr>
                <w:delText>3</w:delText>
              </w:r>
              <w:r w:rsidRPr="00441C2B" w:rsidDel="007D046C">
                <w:rPr>
                  <w:rFonts w:eastAsia="맑은 고딕"/>
                  <w:sz w:val="16"/>
                  <w:szCs w:val="16"/>
                  <w:lang w:eastAsia="ko-KR"/>
                </w:rPr>
                <w:delText>. Lymphocyte</w:delText>
              </w:r>
            </w:del>
          </w:p>
          <w:p w14:paraId="76C29503" w14:textId="57A8E4DF" w:rsidR="00BB204A" w:rsidRPr="00441C2B" w:rsidDel="007D046C" w:rsidRDefault="00BB204A" w:rsidP="007D046C">
            <w:pPr>
              <w:tabs>
                <w:tab w:val="left" w:pos="288"/>
              </w:tabs>
              <w:spacing w:after="120" w:line="228" w:lineRule="auto"/>
              <w:jc w:val="both"/>
              <w:rPr>
                <w:del w:id="767" w:author="안희영" w:date="2022-04-14T10:56:00Z"/>
                <w:rFonts w:eastAsia="맑은 고딕"/>
                <w:sz w:val="34"/>
                <w:szCs w:val="34"/>
                <w:lang w:eastAsia="ko-KR"/>
              </w:rPr>
            </w:pPr>
          </w:p>
          <w:p w14:paraId="21DB79B2" w14:textId="365CF8BA" w:rsidR="00BB204A" w:rsidRPr="00441C2B" w:rsidDel="007D046C" w:rsidRDefault="00BB204A" w:rsidP="007D046C">
            <w:pPr>
              <w:tabs>
                <w:tab w:val="left" w:pos="288"/>
              </w:tabs>
              <w:spacing w:after="120" w:line="228" w:lineRule="auto"/>
              <w:jc w:val="both"/>
              <w:rPr>
                <w:del w:id="768" w:author="안희영" w:date="2022-04-14T10:56:00Z"/>
                <w:rFonts w:eastAsia="맑은 고딕"/>
                <w:sz w:val="16"/>
                <w:szCs w:val="16"/>
                <w:lang w:eastAsia="ko-KR"/>
              </w:rPr>
            </w:pPr>
            <w:del w:id="769" w:author="안희영" w:date="2022-04-14T10:56:00Z">
              <w:r w:rsidRPr="00441C2B" w:rsidDel="007D046C">
                <w:rPr>
                  <w:rFonts w:eastAsia="맑은 고딕" w:hint="eastAsia"/>
                  <w:sz w:val="16"/>
                  <w:szCs w:val="16"/>
                  <w:lang w:eastAsia="ko-KR"/>
                </w:rPr>
                <w:delText>4</w:delText>
              </w:r>
              <w:r w:rsidRPr="00441C2B" w:rsidDel="007D046C">
                <w:rPr>
                  <w:rFonts w:eastAsia="맑은 고딕"/>
                  <w:sz w:val="16"/>
                  <w:szCs w:val="16"/>
                  <w:lang w:eastAsia="ko-KR"/>
                </w:rPr>
                <w:delText>. Plasma</w:delText>
              </w:r>
            </w:del>
          </w:p>
          <w:p w14:paraId="7BD860D3" w14:textId="27BECA5E" w:rsidR="00BB204A" w:rsidRPr="00441C2B" w:rsidDel="007D046C" w:rsidRDefault="00BB204A" w:rsidP="007D046C">
            <w:pPr>
              <w:tabs>
                <w:tab w:val="left" w:pos="288"/>
              </w:tabs>
              <w:spacing w:after="120" w:line="228" w:lineRule="auto"/>
              <w:jc w:val="both"/>
              <w:rPr>
                <w:del w:id="770" w:author="안희영" w:date="2022-04-14T10:56:00Z"/>
                <w:rFonts w:eastAsia="맑은 고딕"/>
                <w:sz w:val="34"/>
                <w:szCs w:val="34"/>
                <w:lang w:eastAsia="ko-KR"/>
              </w:rPr>
            </w:pPr>
          </w:p>
          <w:p w14:paraId="37078393" w14:textId="0006E798" w:rsidR="00BB204A" w:rsidRPr="00441C2B" w:rsidDel="007D046C" w:rsidRDefault="00BB204A" w:rsidP="007D046C">
            <w:pPr>
              <w:tabs>
                <w:tab w:val="left" w:pos="288"/>
              </w:tabs>
              <w:spacing w:after="120" w:line="228" w:lineRule="auto"/>
              <w:jc w:val="both"/>
              <w:rPr>
                <w:del w:id="771" w:author="안희영" w:date="2022-04-14T10:56:00Z"/>
                <w:rFonts w:eastAsia="맑은 고딕"/>
                <w:sz w:val="16"/>
                <w:szCs w:val="16"/>
                <w:lang w:eastAsia="ko-KR"/>
              </w:rPr>
            </w:pPr>
            <w:del w:id="772" w:author="안희영" w:date="2022-04-14T10:56:00Z">
              <w:r w:rsidRPr="00441C2B" w:rsidDel="007D046C">
                <w:rPr>
                  <w:rFonts w:eastAsia="맑은 고딕" w:hint="eastAsia"/>
                  <w:sz w:val="16"/>
                  <w:szCs w:val="16"/>
                  <w:lang w:eastAsia="ko-KR"/>
                </w:rPr>
                <w:delText>5</w:delText>
              </w:r>
              <w:r w:rsidRPr="00441C2B" w:rsidDel="007D046C">
                <w:rPr>
                  <w:rFonts w:eastAsia="맑은 고딕"/>
                  <w:sz w:val="16"/>
                  <w:szCs w:val="16"/>
                  <w:lang w:eastAsia="ko-KR"/>
                </w:rPr>
                <w:delText>. Eosinophil</w:delText>
              </w:r>
            </w:del>
          </w:p>
          <w:p w14:paraId="364F813C" w14:textId="23EF6FBD" w:rsidR="00BB204A" w:rsidRPr="00441C2B" w:rsidDel="007D046C" w:rsidRDefault="00BB204A" w:rsidP="007D046C">
            <w:pPr>
              <w:tabs>
                <w:tab w:val="left" w:pos="288"/>
              </w:tabs>
              <w:spacing w:after="120" w:line="228" w:lineRule="auto"/>
              <w:jc w:val="both"/>
              <w:rPr>
                <w:del w:id="773" w:author="안희영" w:date="2022-04-14T10:56:00Z"/>
                <w:rFonts w:eastAsia="맑은 고딕"/>
                <w:sz w:val="34"/>
                <w:szCs w:val="34"/>
                <w:lang w:eastAsia="ko-KR"/>
              </w:rPr>
            </w:pPr>
          </w:p>
          <w:p w14:paraId="231DA4AE" w14:textId="6630F690" w:rsidR="00BB204A" w:rsidRPr="00441C2B" w:rsidDel="007D046C" w:rsidRDefault="00BB204A" w:rsidP="007D046C">
            <w:pPr>
              <w:tabs>
                <w:tab w:val="left" w:pos="288"/>
              </w:tabs>
              <w:spacing w:after="120" w:line="228" w:lineRule="auto"/>
              <w:jc w:val="both"/>
              <w:rPr>
                <w:del w:id="774" w:author="안희영" w:date="2022-04-14T10:56:00Z"/>
                <w:rFonts w:eastAsia="맑은 고딕"/>
                <w:sz w:val="16"/>
                <w:szCs w:val="16"/>
                <w:lang w:eastAsia="ko-KR"/>
              </w:rPr>
            </w:pPr>
            <w:del w:id="775" w:author="안희영" w:date="2022-04-14T10:56:00Z">
              <w:r w:rsidRPr="00441C2B" w:rsidDel="007D046C">
                <w:rPr>
                  <w:rFonts w:eastAsia="맑은 고딕" w:hint="eastAsia"/>
                  <w:sz w:val="16"/>
                  <w:szCs w:val="16"/>
                  <w:lang w:eastAsia="ko-KR"/>
                </w:rPr>
                <w:delText>6</w:delText>
              </w:r>
              <w:r w:rsidRPr="00441C2B" w:rsidDel="007D046C">
                <w:rPr>
                  <w:rFonts w:eastAsia="맑은 고딕"/>
                  <w:sz w:val="16"/>
                  <w:szCs w:val="16"/>
                  <w:lang w:eastAsia="ko-KR"/>
                </w:rPr>
                <w:delText>. Connective</w:delText>
              </w:r>
            </w:del>
          </w:p>
        </w:tc>
        <w:tc>
          <w:tcPr>
            <w:tcW w:w="3631" w:type="pct"/>
            <w:shd w:val="clear" w:color="auto" w:fill="auto"/>
            <w:tcPrChange w:id="776" w:author="안희영" w:date="2022-04-14T10:56:00Z">
              <w:tcPr>
                <w:tcW w:w="3631" w:type="pct"/>
                <w:shd w:val="clear" w:color="auto" w:fill="auto"/>
              </w:tcPr>
            </w:tcPrChange>
          </w:tcPr>
          <w:p w14:paraId="43435E6F" w14:textId="2BB2C348" w:rsidR="00BB204A" w:rsidRPr="00441C2B" w:rsidDel="007D046C" w:rsidRDefault="00BB204A" w:rsidP="007D046C">
            <w:pPr>
              <w:jc w:val="both"/>
              <w:rPr>
                <w:del w:id="777" w:author="안희영" w:date="2022-04-14T10:56:00Z"/>
                <w:rFonts w:eastAsia="맑은 고딕"/>
                <w:sz w:val="16"/>
                <w:szCs w:val="16"/>
                <w:lang w:eastAsia="ko-KR"/>
              </w:rPr>
            </w:pPr>
            <w:del w:id="778" w:author="안희영" w:date="2022-04-14T10:56:00Z">
              <w:r w:rsidRPr="00441C2B" w:rsidDel="007D046C">
                <w:rPr>
                  <w:rFonts w:eastAsia="맑은 고딕"/>
                  <w:sz w:val="16"/>
                  <w:szCs w:val="16"/>
                  <w:lang w:eastAsia="ko-KR"/>
                </w:rPr>
                <w:delText xml:space="preserve">Unet++                       </w:delText>
              </w:r>
              <w:r w:rsidRPr="00441C2B" w:rsidDel="007D046C">
                <w:rPr>
                  <w:rFonts w:eastAsia="맑은 고딕"/>
                  <w:sz w:val="20"/>
                  <w:lang w:eastAsia="ko-KR"/>
                </w:rPr>
                <w:delText xml:space="preserve">             </w:delText>
              </w:r>
              <w:r w:rsidRPr="00441C2B" w:rsidDel="007D046C">
                <w:rPr>
                  <w:rFonts w:eastAsia="맑은 고딕"/>
                  <w:sz w:val="30"/>
                  <w:szCs w:val="30"/>
                  <w:lang w:eastAsia="ko-KR"/>
                </w:rPr>
                <w:delText xml:space="preserve">    </w:delText>
              </w:r>
              <w:r w:rsidRPr="00441C2B" w:rsidDel="007D046C">
                <w:rPr>
                  <w:rFonts w:eastAsia="맑은 고딕"/>
                  <w:sz w:val="26"/>
                  <w:szCs w:val="26"/>
                  <w:lang w:eastAsia="ko-KR"/>
                </w:rPr>
                <w:delText xml:space="preserve">   </w:delText>
              </w:r>
              <w:r w:rsidRPr="00441C2B" w:rsidDel="007D046C">
                <w:rPr>
                  <w:rFonts w:eastAsia="맑은 고딕"/>
                  <w:szCs w:val="24"/>
                  <w:lang w:eastAsia="ko-KR"/>
                </w:rPr>
                <w:delText xml:space="preserve"> </w:delText>
              </w:r>
              <w:r w:rsidRPr="00441C2B" w:rsidDel="007D046C">
                <w:rPr>
                  <w:rFonts w:eastAsia="맑은 고딕"/>
                  <w:sz w:val="16"/>
                  <w:szCs w:val="16"/>
                  <w:lang w:eastAsia="ko-KR"/>
                </w:rPr>
                <w:delText>27.14</w:delText>
              </w:r>
            </w:del>
          </w:p>
          <w:p w14:paraId="0A8A9D26" w14:textId="2BCBF4AC" w:rsidR="00BB204A" w:rsidRPr="00441C2B" w:rsidDel="007D046C" w:rsidRDefault="00BB204A" w:rsidP="007D046C">
            <w:pPr>
              <w:jc w:val="both"/>
              <w:rPr>
                <w:del w:id="779" w:author="안희영" w:date="2022-04-14T10:56:00Z"/>
                <w:rFonts w:eastAsia="맑은 고딕"/>
                <w:color w:val="FF0000"/>
                <w:sz w:val="16"/>
                <w:szCs w:val="16"/>
                <w:lang w:eastAsia="ko-KR"/>
              </w:rPr>
            </w:pPr>
            <w:del w:id="780" w:author="안희영" w:date="2022-04-14T10:56:00Z">
              <w:r w:rsidRPr="00441C2B" w:rsidDel="007D046C">
                <w:rPr>
                  <w:rFonts w:eastAsia="맑은 고딕"/>
                  <w:sz w:val="16"/>
                  <w:szCs w:val="16"/>
                  <w:lang w:eastAsia="ko-KR"/>
                </w:rPr>
                <w:delText>+ Copy-</w:delText>
              </w:r>
            </w:del>
            <w:ins w:id="781" w:author="Author">
              <w:del w:id="782" w:author="안희영" w:date="2022-04-14T10:56:00Z">
                <w:r w:rsidR="00BA56F9" w:rsidRPr="00441C2B" w:rsidDel="007D046C">
                  <w:rPr>
                    <w:rFonts w:eastAsia="맑은 고딕"/>
                    <w:sz w:val="16"/>
                    <w:szCs w:val="16"/>
                    <w:lang w:eastAsia="ko-KR"/>
                  </w:rPr>
                  <w:delText>–</w:delText>
                </w:r>
              </w:del>
            </w:ins>
            <w:del w:id="783" w:author="안희영" w:date="2022-04-14T10:56:00Z">
              <w:r w:rsidRPr="00441C2B" w:rsidDel="007D046C">
                <w:rPr>
                  <w:rFonts w:eastAsia="맑은 고딕"/>
                  <w:sz w:val="16"/>
                  <w:szCs w:val="16"/>
                  <w:lang w:eastAsia="ko-KR"/>
                </w:rPr>
                <w:delText xml:space="preserve">Paste (random-level)                  </w:delText>
              </w:r>
            </w:del>
            <w:del w:id="784" w:author="안희영" w:date="2022-04-14T10:38:00Z">
              <w:r w:rsidRPr="00441C2B" w:rsidDel="006645B8">
                <w:rPr>
                  <w:rFonts w:eastAsia="맑은 고딕"/>
                  <w:sz w:val="12"/>
                  <w:szCs w:val="12"/>
                  <w:lang w:eastAsia="ko-KR"/>
                </w:rPr>
                <w:delText xml:space="preserve"> </w:delText>
              </w:r>
            </w:del>
            <w:del w:id="785" w:author="안희영" w:date="2022-04-14T10:56:00Z">
              <w:r w:rsidRPr="00441C2B" w:rsidDel="007D046C">
                <w:rPr>
                  <w:rFonts w:eastAsia="맑은 고딕"/>
                  <w:sz w:val="16"/>
                  <w:szCs w:val="16"/>
                  <w:lang w:eastAsia="ko-KR"/>
                </w:rPr>
                <w:delText>28.37</w:delText>
              </w:r>
            </w:del>
          </w:p>
          <w:p w14:paraId="02BB5F99" w14:textId="63CB45D3" w:rsidR="00BB204A" w:rsidRPr="00441C2B" w:rsidDel="007D046C" w:rsidRDefault="00BB204A" w:rsidP="007D046C">
            <w:pPr>
              <w:jc w:val="both"/>
              <w:rPr>
                <w:del w:id="786" w:author="안희영" w:date="2022-04-14T10:56:00Z"/>
                <w:rFonts w:eastAsia="맑은 고딕"/>
                <w:b/>
                <w:bCs/>
                <w:sz w:val="16"/>
                <w:szCs w:val="16"/>
                <w:lang w:eastAsia="ko-KR"/>
              </w:rPr>
            </w:pPr>
            <w:del w:id="787" w:author="안희영" w:date="2022-04-14T10:56:00Z">
              <w:r w:rsidRPr="00441C2B" w:rsidDel="007D046C">
                <w:rPr>
                  <w:rFonts w:eastAsia="맑은 고딕"/>
                  <w:sz w:val="16"/>
                  <w:szCs w:val="16"/>
                  <w:lang w:eastAsia="ko-KR"/>
                </w:rPr>
                <w:delText>+ Copy-</w:delText>
              </w:r>
            </w:del>
            <w:ins w:id="788" w:author="Author">
              <w:del w:id="789" w:author="안희영" w:date="2022-04-14T10:56:00Z">
                <w:r w:rsidR="00BA56F9" w:rsidRPr="00441C2B" w:rsidDel="007D046C">
                  <w:rPr>
                    <w:rFonts w:eastAsia="맑은 고딕"/>
                    <w:sz w:val="16"/>
                    <w:szCs w:val="16"/>
                    <w:lang w:eastAsia="ko-KR"/>
                  </w:rPr>
                  <w:delText>–</w:delText>
                </w:r>
              </w:del>
            </w:ins>
            <w:del w:id="790" w:author="안희영" w:date="2022-04-14T10:56:00Z">
              <w:r w:rsidRPr="00441C2B" w:rsidDel="007D046C">
                <w:rPr>
                  <w:rFonts w:eastAsia="맑은 고딕"/>
                  <w:sz w:val="16"/>
                  <w:szCs w:val="16"/>
                  <w:lang w:eastAsia="ko-KR"/>
                </w:rPr>
                <w:delText xml:space="preserve">Paste (source-level)      </w:delText>
              </w:r>
              <w:r w:rsidRPr="00441C2B" w:rsidDel="007D046C">
                <w:rPr>
                  <w:rFonts w:eastAsia="맑은 고딕"/>
                  <w:sz w:val="12"/>
                  <w:szCs w:val="12"/>
                  <w:lang w:eastAsia="ko-KR"/>
                </w:rPr>
                <w:delText xml:space="preserve">                 </w:delText>
              </w:r>
              <w:r w:rsidRPr="006645B8" w:rsidDel="007D046C">
                <w:rPr>
                  <w:rFonts w:eastAsia="맑은 고딕"/>
                  <w:sz w:val="16"/>
                  <w:szCs w:val="16"/>
                  <w:lang w:eastAsia="ko-KR"/>
                  <w:rPrChange w:id="791" w:author="안희영" w:date="2022-04-14T10:38:00Z">
                    <w:rPr>
                      <w:rFonts w:eastAsia="맑은 고딕"/>
                      <w:sz w:val="12"/>
                      <w:szCs w:val="12"/>
                      <w:lang w:eastAsia="ko-KR"/>
                    </w:rPr>
                  </w:rPrChange>
                </w:rPr>
                <w:delText xml:space="preserve"> </w:delText>
              </w:r>
            </w:del>
            <w:del w:id="792" w:author="안희영" w:date="2022-04-14T10:38:00Z">
              <w:r w:rsidRPr="00441C2B" w:rsidDel="006645B8">
                <w:rPr>
                  <w:rFonts w:eastAsia="맑은 고딕"/>
                  <w:sz w:val="12"/>
                  <w:szCs w:val="12"/>
                  <w:lang w:eastAsia="ko-KR"/>
                </w:rPr>
                <w:delText xml:space="preserve"> </w:delText>
              </w:r>
              <w:r w:rsidRPr="00441C2B" w:rsidDel="006645B8">
                <w:rPr>
                  <w:rFonts w:eastAsia="맑은 고딕"/>
                  <w:sz w:val="4"/>
                  <w:szCs w:val="4"/>
                  <w:lang w:eastAsia="ko-KR"/>
                </w:rPr>
                <w:delText xml:space="preserve"> </w:delText>
              </w:r>
            </w:del>
            <w:del w:id="793" w:author="안희영" w:date="2022-04-14T10:56:00Z">
              <w:r w:rsidRPr="00441C2B" w:rsidDel="007D046C">
                <w:rPr>
                  <w:rFonts w:eastAsia="맑은 고딕"/>
                  <w:b/>
                  <w:bCs/>
                  <w:sz w:val="16"/>
                  <w:szCs w:val="16"/>
                  <w:lang w:eastAsia="ko-KR"/>
                </w:rPr>
                <w:delText>28.64</w:delText>
              </w:r>
            </w:del>
          </w:p>
          <w:p w14:paraId="694F2B2C" w14:textId="08428BAB" w:rsidR="00BB204A" w:rsidRPr="00441C2B" w:rsidDel="007D046C" w:rsidRDefault="00BB204A" w:rsidP="007D046C">
            <w:pPr>
              <w:jc w:val="both"/>
              <w:rPr>
                <w:del w:id="794" w:author="안희영" w:date="2022-04-14T10:56:00Z"/>
                <w:rFonts w:eastAsia="맑은 고딕"/>
                <w:sz w:val="4"/>
                <w:szCs w:val="4"/>
                <w:lang w:eastAsia="ko-KR"/>
              </w:rPr>
            </w:pPr>
          </w:p>
          <w:p w14:paraId="1D3838D7" w14:textId="7BF4D4B1" w:rsidR="00BB204A" w:rsidRPr="00441C2B" w:rsidDel="007D046C" w:rsidRDefault="00BB204A" w:rsidP="007D046C">
            <w:pPr>
              <w:jc w:val="both"/>
              <w:rPr>
                <w:del w:id="795" w:author="안희영" w:date="2022-04-14T10:56:00Z"/>
                <w:rFonts w:eastAsia="맑은 고딕"/>
                <w:sz w:val="16"/>
                <w:szCs w:val="16"/>
                <w:lang w:eastAsia="ko-KR"/>
              </w:rPr>
            </w:pPr>
          </w:p>
          <w:p w14:paraId="10E95245" w14:textId="2CA6F1FD" w:rsidR="00BB204A" w:rsidRPr="00441C2B" w:rsidDel="007D046C" w:rsidRDefault="00BB204A" w:rsidP="007D046C">
            <w:pPr>
              <w:jc w:val="both"/>
              <w:rPr>
                <w:del w:id="796" w:author="안희영" w:date="2022-04-14T10:56:00Z"/>
                <w:rFonts w:eastAsia="맑은 고딕"/>
                <w:sz w:val="16"/>
                <w:szCs w:val="16"/>
                <w:lang w:eastAsia="ko-KR"/>
              </w:rPr>
            </w:pPr>
            <w:del w:id="797" w:author="안희영" w:date="2022-04-14T10:56:00Z">
              <w:r w:rsidRPr="00441C2B" w:rsidDel="007D046C">
                <w:rPr>
                  <w:rFonts w:eastAsia="맑은 고딕"/>
                  <w:sz w:val="16"/>
                  <w:szCs w:val="16"/>
                  <w:lang w:eastAsia="ko-KR"/>
                </w:rPr>
                <w:delText xml:space="preserve">Unet++                       </w:delText>
              </w:r>
              <w:r w:rsidRPr="00441C2B" w:rsidDel="007D046C">
                <w:rPr>
                  <w:rFonts w:eastAsia="맑은 고딕"/>
                  <w:sz w:val="20"/>
                  <w:lang w:eastAsia="ko-KR"/>
                </w:rPr>
                <w:delText xml:space="preserve">             </w:delText>
              </w:r>
              <w:r w:rsidRPr="00441C2B" w:rsidDel="007D046C">
                <w:rPr>
                  <w:rFonts w:eastAsia="맑은 고딕"/>
                  <w:sz w:val="28"/>
                  <w:szCs w:val="28"/>
                  <w:lang w:eastAsia="ko-KR"/>
                </w:rPr>
                <w:delText xml:space="preserve">    </w:delText>
              </w:r>
              <w:r w:rsidRPr="00441C2B" w:rsidDel="007D046C">
                <w:rPr>
                  <w:rFonts w:eastAsia="맑은 고딕"/>
                  <w:sz w:val="32"/>
                  <w:szCs w:val="32"/>
                  <w:lang w:eastAsia="ko-KR"/>
                </w:rPr>
                <w:delText xml:space="preserve">  </w:delText>
              </w:r>
              <w:r w:rsidRPr="006645B8" w:rsidDel="007D046C">
                <w:rPr>
                  <w:rFonts w:eastAsia="맑은 고딕"/>
                  <w:sz w:val="48"/>
                  <w:szCs w:val="48"/>
                  <w:lang w:eastAsia="ko-KR"/>
                  <w:rPrChange w:id="798" w:author="안희영" w:date="2022-04-14T10:38:00Z">
                    <w:rPr>
                      <w:rFonts w:eastAsia="맑은 고딕"/>
                      <w:sz w:val="44"/>
                      <w:szCs w:val="44"/>
                      <w:lang w:eastAsia="ko-KR"/>
                    </w:rPr>
                  </w:rPrChange>
                </w:rPr>
                <w:delText xml:space="preserve"> </w:delText>
              </w:r>
              <w:r w:rsidRPr="00441C2B" w:rsidDel="007D046C">
                <w:rPr>
                  <w:rFonts w:eastAsia="맑은 고딕"/>
                  <w:sz w:val="16"/>
                  <w:szCs w:val="16"/>
                  <w:lang w:eastAsia="ko-KR"/>
                </w:rPr>
                <w:delText>61.53</w:delText>
              </w:r>
            </w:del>
          </w:p>
          <w:p w14:paraId="6205E373" w14:textId="17CAC180" w:rsidR="00BB204A" w:rsidRPr="00441C2B" w:rsidDel="007D046C" w:rsidRDefault="00BB204A" w:rsidP="007D046C">
            <w:pPr>
              <w:jc w:val="both"/>
              <w:rPr>
                <w:del w:id="799" w:author="안희영" w:date="2022-04-14T10:56:00Z"/>
                <w:rFonts w:eastAsia="맑은 고딕"/>
                <w:b/>
                <w:bCs/>
                <w:color w:val="FF0000"/>
                <w:sz w:val="16"/>
                <w:szCs w:val="16"/>
                <w:lang w:eastAsia="ko-KR"/>
              </w:rPr>
            </w:pPr>
            <w:del w:id="800" w:author="안희영" w:date="2022-04-14T10:56:00Z">
              <w:r w:rsidRPr="00441C2B" w:rsidDel="007D046C">
                <w:rPr>
                  <w:rFonts w:eastAsia="맑은 고딕"/>
                  <w:sz w:val="16"/>
                  <w:szCs w:val="16"/>
                  <w:lang w:eastAsia="ko-KR"/>
                </w:rPr>
                <w:delText>+ Copy-</w:delText>
              </w:r>
            </w:del>
            <w:ins w:id="801" w:author="Author">
              <w:del w:id="802" w:author="안희영" w:date="2022-04-14T10:56:00Z">
                <w:r w:rsidR="00BA56F9" w:rsidRPr="00441C2B" w:rsidDel="007D046C">
                  <w:rPr>
                    <w:rFonts w:eastAsia="맑은 고딕"/>
                    <w:sz w:val="16"/>
                    <w:szCs w:val="16"/>
                    <w:lang w:eastAsia="ko-KR"/>
                  </w:rPr>
                  <w:delText>–</w:delText>
                </w:r>
              </w:del>
            </w:ins>
            <w:del w:id="803" w:author="안희영" w:date="2022-04-14T10:56:00Z">
              <w:r w:rsidRPr="00441C2B" w:rsidDel="007D046C">
                <w:rPr>
                  <w:rFonts w:eastAsia="맑은 고딕"/>
                  <w:sz w:val="16"/>
                  <w:szCs w:val="16"/>
                  <w:lang w:eastAsia="ko-KR"/>
                </w:rPr>
                <w:delText xml:space="preserve">Paste (random-level)             </w:delText>
              </w:r>
              <w:r w:rsidRPr="00441C2B" w:rsidDel="007D046C">
                <w:rPr>
                  <w:rFonts w:eastAsia="맑은 고딕"/>
                  <w:sz w:val="12"/>
                  <w:szCs w:val="12"/>
                  <w:lang w:eastAsia="ko-KR"/>
                </w:rPr>
                <w:delText xml:space="preserve">      </w:delText>
              </w:r>
              <w:r w:rsidRPr="00441C2B" w:rsidDel="007D046C">
                <w:rPr>
                  <w:rFonts w:eastAsia="맑은 고딕"/>
                  <w:sz w:val="8"/>
                  <w:szCs w:val="8"/>
                  <w:lang w:eastAsia="ko-KR"/>
                </w:rPr>
                <w:delText xml:space="preserve"> </w:delText>
              </w:r>
              <w:r w:rsidRPr="006645B8" w:rsidDel="007D046C">
                <w:rPr>
                  <w:rFonts w:eastAsia="맑은 고딕"/>
                  <w:sz w:val="4"/>
                  <w:szCs w:val="4"/>
                  <w:lang w:eastAsia="ko-KR"/>
                  <w:rPrChange w:id="804" w:author="안희영" w:date="2022-04-14T10:39:00Z">
                    <w:rPr>
                      <w:rFonts w:eastAsia="맑은 고딕"/>
                      <w:sz w:val="8"/>
                      <w:szCs w:val="8"/>
                      <w:lang w:eastAsia="ko-KR"/>
                    </w:rPr>
                  </w:rPrChange>
                </w:rPr>
                <w:delText xml:space="preserve"> </w:delText>
              </w:r>
              <w:r w:rsidRPr="00441C2B" w:rsidDel="007D046C">
                <w:rPr>
                  <w:rFonts w:eastAsia="맑은 고딕"/>
                  <w:b/>
                  <w:bCs/>
                  <w:sz w:val="16"/>
                  <w:szCs w:val="16"/>
                  <w:lang w:eastAsia="ko-KR"/>
                </w:rPr>
                <w:delText>61.76</w:delText>
              </w:r>
            </w:del>
          </w:p>
          <w:p w14:paraId="16F3B06F" w14:textId="36572912" w:rsidR="00BB204A" w:rsidRPr="00441C2B" w:rsidDel="007D046C" w:rsidRDefault="00BB204A" w:rsidP="007D046C">
            <w:pPr>
              <w:jc w:val="both"/>
              <w:rPr>
                <w:del w:id="805" w:author="안희영" w:date="2022-04-14T10:56:00Z"/>
                <w:rFonts w:eastAsia="맑은 고딕"/>
                <w:sz w:val="16"/>
                <w:szCs w:val="16"/>
                <w:lang w:eastAsia="ko-KR"/>
              </w:rPr>
            </w:pPr>
            <w:del w:id="806" w:author="안희영" w:date="2022-04-14T10:56:00Z">
              <w:r w:rsidRPr="00441C2B" w:rsidDel="007D046C">
                <w:rPr>
                  <w:rFonts w:eastAsia="맑은 고딕"/>
                  <w:sz w:val="16"/>
                  <w:szCs w:val="16"/>
                  <w:lang w:eastAsia="ko-KR"/>
                </w:rPr>
                <w:delText>+ Copy-</w:delText>
              </w:r>
            </w:del>
            <w:ins w:id="807" w:author="Author">
              <w:del w:id="808" w:author="안희영" w:date="2022-04-14T10:56:00Z">
                <w:r w:rsidR="00BA56F9" w:rsidRPr="00441C2B" w:rsidDel="007D046C">
                  <w:rPr>
                    <w:rFonts w:eastAsia="맑은 고딕"/>
                    <w:sz w:val="16"/>
                    <w:szCs w:val="16"/>
                    <w:lang w:eastAsia="ko-KR"/>
                  </w:rPr>
                  <w:delText>–</w:delText>
                </w:r>
              </w:del>
            </w:ins>
            <w:del w:id="809" w:author="안희영" w:date="2022-04-14T10:56:00Z">
              <w:r w:rsidRPr="00441C2B" w:rsidDel="007D046C">
                <w:rPr>
                  <w:rFonts w:eastAsia="맑은 고딕"/>
                  <w:sz w:val="16"/>
                  <w:szCs w:val="16"/>
                  <w:lang w:eastAsia="ko-KR"/>
                </w:rPr>
                <w:delText xml:space="preserve">Paste (source-level)      </w:delText>
              </w:r>
              <w:r w:rsidRPr="00441C2B" w:rsidDel="007D046C">
                <w:rPr>
                  <w:rFonts w:eastAsia="맑은 고딕"/>
                  <w:sz w:val="12"/>
                  <w:szCs w:val="12"/>
                  <w:lang w:eastAsia="ko-KR"/>
                </w:rPr>
                <w:delText xml:space="preserve">                  </w:delText>
              </w:r>
              <w:r w:rsidRPr="006645B8" w:rsidDel="007D046C">
                <w:rPr>
                  <w:rFonts w:eastAsia="맑은 고딕"/>
                  <w:sz w:val="8"/>
                  <w:szCs w:val="8"/>
                  <w:lang w:eastAsia="ko-KR"/>
                  <w:rPrChange w:id="810" w:author="안희영" w:date="2022-04-14T10:39:00Z">
                    <w:rPr>
                      <w:rFonts w:eastAsia="맑은 고딕"/>
                      <w:sz w:val="12"/>
                      <w:szCs w:val="12"/>
                      <w:lang w:eastAsia="ko-KR"/>
                    </w:rPr>
                  </w:rPrChange>
                </w:rPr>
                <w:delText xml:space="preserve"> </w:delText>
              </w:r>
              <w:r w:rsidRPr="00441C2B" w:rsidDel="007D046C">
                <w:rPr>
                  <w:rFonts w:eastAsia="맑은 고딕"/>
                  <w:sz w:val="16"/>
                  <w:szCs w:val="16"/>
                  <w:lang w:eastAsia="ko-KR"/>
                </w:rPr>
                <w:delText>61.65</w:delText>
              </w:r>
            </w:del>
          </w:p>
          <w:p w14:paraId="1DC45D41" w14:textId="48CF66D0" w:rsidR="00BB204A" w:rsidRPr="00441C2B" w:rsidDel="007D046C" w:rsidRDefault="00BB204A" w:rsidP="007D046C">
            <w:pPr>
              <w:jc w:val="both"/>
              <w:rPr>
                <w:del w:id="811" w:author="안희영" w:date="2022-04-14T10:56:00Z"/>
                <w:rFonts w:eastAsia="맑은 고딕"/>
                <w:sz w:val="16"/>
                <w:szCs w:val="16"/>
                <w:lang w:eastAsia="ko-KR"/>
              </w:rPr>
            </w:pPr>
          </w:p>
          <w:p w14:paraId="113A52AB" w14:textId="6D464DFF" w:rsidR="00BB204A" w:rsidRPr="00441C2B" w:rsidDel="007D046C" w:rsidRDefault="00BB204A" w:rsidP="007D046C">
            <w:pPr>
              <w:jc w:val="both"/>
              <w:rPr>
                <w:del w:id="812" w:author="안희영" w:date="2022-04-14T10:56:00Z"/>
                <w:rFonts w:eastAsia="맑은 고딕"/>
                <w:sz w:val="16"/>
                <w:szCs w:val="16"/>
                <w:lang w:eastAsia="ko-KR"/>
              </w:rPr>
            </w:pPr>
            <w:del w:id="813" w:author="안희영" w:date="2022-04-14T10:56:00Z">
              <w:r w:rsidRPr="00441C2B" w:rsidDel="007D046C">
                <w:rPr>
                  <w:rFonts w:eastAsia="맑은 고딕"/>
                  <w:sz w:val="16"/>
                  <w:szCs w:val="16"/>
                  <w:lang w:eastAsia="ko-KR"/>
                </w:rPr>
                <w:delText xml:space="preserve">Unet++                       </w:delText>
              </w:r>
              <w:r w:rsidRPr="00441C2B" w:rsidDel="007D046C">
                <w:rPr>
                  <w:rFonts w:eastAsia="맑은 고딕"/>
                  <w:sz w:val="20"/>
                  <w:lang w:eastAsia="ko-KR"/>
                </w:rPr>
                <w:delText xml:space="preserve">             </w:delText>
              </w:r>
              <w:r w:rsidRPr="00441C2B" w:rsidDel="007D046C">
                <w:rPr>
                  <w:rFonts w:eastAsia="맑은 고딕"/>
                  <w:sz w:val="28"/>
                  <w:szCs w:val="28"/>
                  <w:lang w:eastAsia="ko-KR"/>
                </w:rPr>
                <w:delText xml:space="preserve">        </w:delText>
              </w:r>
              <w:r w:rsidRPr="00441C2B" w:rsidDel="007D046C">
                <w:rPr>
                  <w:rFonts w:eastAsia="맑은 고딕"/>
                  <w:sz w:val="16"/>
                  <w:szCs w:val="16"/>
                  <w:lang w:eastAsia="ko-KR"/>
                </w:rPr>
                <w:delText>71.04</w:delText>
              </w:r>
            </w:del>
          </w:p>
          <w:p w14:paraId="05822B9D" w14:textId="21360D0A" w:rsidR="00BB204A" w:rsidRPr="00441C2B" w:rsidDel="007D046C" w:rsidRDefault="00BB204A" w:rsidP="007D046C">
            <w:pPr>
              <w:jc w:val="both"/>
              <w:rPr>
                <w:del w:id="814" w:author="안희영" w:date="2022-04-14T10:56:00Z"/>
                <w:rFonts w:eastAsia="맑은 고딕"/>
                <w:color w:val="000000"/>
                <w:sz w:val="16"/>
                <w:szCs w:val="16"/>
                <w:lang w:eastAsia="ko-KR"/>
              </w:rPr>
            </w:pPr>
            <w:del w:id="815" w:author="안희영" w:date="2022-04-14T10:56:00Z">
              <w:r w:rsidRPr="00441C2B" w:rsidDel="007D046C">
                <w:rPr>
                  <w:rFonts w:eastAsia="맑은 고딕"/>
                  <w:sz w:val="16"/>
                  <w:szCs w:val="16"/>
                  <w:lang w:eastAsia="ko-KR"/>
                </w:rPr>
                <w:delText>+ Copy-</w:delText>
              </w:r>
            </w:del>
            <w:ins w:id="816" w:author="Author">
              <w:del w:id="817" w:author="안희영" w:date="2022-04-14T10:56:00Z">
                <w:r w:rsidR="00BA56F9" w:rsidRPr="00441C2B" w:rsidDel="007D046C">
                  <w:rPr>
                    <w:rFonts w:eastAsia="맑은 고딕"/>
                    <w:sz w:val="16"/>
                    <w:szCs w:val="16"/>
                    <w:lang w:eastAsia="ko-KR"/>
                  </w:rPr>
                  <w:delText>–</w:delText>
                </w:r>
              </w:del>
            </w:ins>
            <w:del w:id="818" w:author="안희영" w:date="2022-04-14T10:56:00Z">
              <w:r w:rsidRPr="00441C2B" w:rsidDel="007D046C">
                <w:rPr>
                  <w:rFonts w:eastAsia="맑은 고딕"/>
                  <w:sz w:val="16"/>
                  <w:szCs w:val="16"/>
                  <w:lang w:eastAsia="ko-KR"/>
                </w:rPr>
                <w:delText xml:space="preserve">Paste (random-level)            </w:delText>
              </w:r>
              <w:r w:rsidRPr="00441C2B" w:rsidDel="007D046C">
                <w:rPr>
                  <w:rFonts w:eastAsia="맑은 고딕"/>
                  <w:sz w:val="28"/>
                  <w:szCs w:val="28"/>
                  <w:lang w:eastAsia="ko-KR"/>
                </w:rPr>
                <w:delText xml:space="preserve">   </w:delText>
              </w:r>
              <w:r w:rsidRPr="006645B8" w:rsidDel="007D046C">
                <w:rPr>
                  <w:rFonts w:eastAsia="맑은 고딕"/>
                  <w:sz w:val="16"/>
                  <w:szCs w:val="16"/>
                  <w:lang w:eastAsia="ko-KR"/>
                  <w:rPrChange w:id="819" w:author="안희영" w:date="2022-04-14T10:40:00Z">
                    <w:rPr>
                      <w:rFonts w:eastAsia="맑은 고딕"/>
                      <w:szCs w:val="24"/>
                      <w:lang w:eastAsia="ko-KR"/>
                    </w:rPr>
                  </w:rPrChange>
                </w:rPr>
                <w:delText xml:space="preserve"> </w:delText>
              </w:r>
              <w:r w:rsidRPr="00441C2B" w:rsidDel="007D046C">
                <w:rPr>
                  <w:rFonts w:eastAsia="맑은 고딕"/>
                  <w:sz w:val="16"/>
                  <w:szCs w:val="16"/>
                  <w:lang w:eastAsia="ko-KR"/>
                </w:rPr>
                <w:delText>71.04</w:delText>
              </w:r>
            </w:del>
          </w:p>
          <w:p w14:paraId="6DCFD011" w14:textId="03C80233" w:rsidR="00BB204A" w:rsidRPr="00441C2B" w:rsidDel="007D046C" w:rsidRDefault="00BB204A" w:rsidP="007D046C">
            <w:pPr>
              <w:jc w:val="both"/>
              <w:rPr>
                <w:del w:id="820" w:author="안희영" w:date="2022-04-14T10:56:00Z"/>
                <w:rFonts w:eastAsia="맑은 고딕"/>
                <w:b/>
                <w:bCs/>
                <w:color w:val="FF0000"/>
                <w:sz w:val="16"/>
                <w:szCs w:val="16"/>
                <w:lang w:eastAsia="ko-KR"/>
              </w:rPr>
            </w:pPr>
            <w:del w:id="821" w:author="안희영" w:date="2022-04-14T10:56:00Z">
              <w:r w:rsidRPr="00441C2B" w:rsidDel="007D046C">
                <w:rPr>
                  <w:rFonts w:eastAsia="맑은 고딕"/>
                  <w:sz w:val="16"/>
                  <w:szCs w:val="16"/>
                  <w:lang w:eastAsia="ko-KR"/>
                </w:rPr>
                <w:delText>+ Copy-</w:delText>
              </w:r>
            </w:del>
            <w:ins w:id="822" w:author="Author">
              <w:del w:id="823" w:author="안희영" w:date="2022-04-14T10:56:00Z">
                <w:r w:rsidR="00BA56F9" w:rsidRPr="00441C2B" w:rsidDel="007D046C">
                  <w:rPr>
                    <w:rFonts w:eastAsia="맑은 고딕"/>
                    <w:sz w:val="16"/>
                    <w:szCs w:val="16"/>
                    <w:lang w:eastAsia="ko-KR"/>
                  </w:rPr>
                  <w:delText>–</w:delText>
                </w:r>
              </w:del>
            </w:ins>
            <w:del w:id="824" w:author="안희영" w:date="2022-04-14T10:56:00Z">
              <w:r w:rsidRPr="00441C2B" w:rsidDel="007D046C">
                <w:rPr>
                  <w:rFonts w:eastAsia="맑은 고딕"/>
                  <w:sz w:val="16"/>
                  <w:szCs w:val="16"/>
                  <w:lang w:eastAsia="ko-KR"/>
                </w:rPr>
                <w:delText xml:space="preserve">Paste (source-level)      </w:delText>
              </w:r>
              <w:r w:rsidRPr="00441C2B" w:rsidDel="007D046C">
                <w:rPr>
                  <w:rFonts w:eastAsia="맑은 고딕"/>
                  <w:sz w:val="12"/>
                  <w:szCs w:val="12"/>
                  <w:lang w:eastAsia="ko-KR"/>
                </w:rPr>
                <w:delText xml:space="preserve">           </w:delText>
              </w:r>
              <w:r w:rsidRPr="00441C2B" w:rsidDel="007D046C">
                <w:rPr>
                  <w:rFonts w:eastAsia="맑은 고딕"/>
                  <w:sz w:val="22"/>
                  <w:szCs w:val="22"/>
                  <w:lang w:eastAsia="ko-KR"/>
                </w:rPr>
                <w:delText xml:space="preserve">    </w:delText>
              </w:r>
              <w:r w:rsidRPr="006645B8" w:rsidDel="007D046C">
                <w:rPr>
                  <w:rFonts w:eastAsia="맑은 고딕"/>
                  <w:sz w:val="4"/>
                  <w:szCs w:val="4"/>
                  <w:lang w:eastAsia="ko-KR"/>
                  <w:rPrChange w:id="825" w:author="안희영" w:date="2022-04-14T10:40:00Z">
                    <w:rPr>
                      <w:rFonts w:eastAsia="맑은 고딕"/>
                      <w:sz w:val="12"/>
                      <w:szCs w:val="12"/>
                      <w:lang w:eastAsia="ko-KR"/>
                    </w:rPr>
                  </w:rPrChange>
                </w:rPr>
                <w:delText xml:space="preserve"> </w:delText>
              </w:r>
              <w:r w:rsidRPr="00441C2B" w:rsidDel="007D046C">
                <w:rPr>
                  <w:rFonts w:eastAsia="맑은 고딕"/>
                  <w:b/>
                  <w:bCs/>
                  <w:sz w:val="16"/>
                  <w:szCs w:val="16"/>
                  <w:lang w:eastAsia="ko-KR"/>
                </w:rPr>
                <w:delText>71.05</w:delText>
              </w:r>
            </w:del>
          </w:p>
          <w:p w14:paraId="586E188E" w14:textId="2B0921D1" w:rsidR="00BB204A" w:rsidRPr="00441C2B" w:rsidDel="007D046C" w:rsidRDefault="00BB204A" w:rsidP="007D046C">
            <w:pPr>
              <w:jc w:val="both"/>
              <w:rPr>
                <w:del w:id="826" w:author="안희영" w:date="2022-04-14T10:56:00Z"/>
                <w:rFonts w:eastAsia="맑은 고딕"/>
                <w:sz w:val="16"/>
                <w:szCs w:val="16"/>
                <w:lang w:eastAsia="ko-KR"/>
              </w:rPr>
            </w:pPr>
          </w:p>
          <w:p w14:paraId="12B0ED82" w14:textId="56F5FAEF" w:rsidR="00BB204A" w:rsidRPr="00441C2B" w:rsidDel="007D046C" w:rsidRDefault="00BB204A" w:rsidP="007D046C">
            <w:pPr>
              <w:jc w:val="both"/>
              <w:rPr>
                <w:del w:id="827" w:author="안희영" w:date="2022-04-14T10:56:00Z"/>
                <w:rFonts w:eastAsia="맑은 고딕"/>
                <w:sz w:val="16"/>
                <w:szCs w:val="16"/>
                <w:lang w:eastAsia="ko-KR"/>
              </w:rPr>
            </w:pPr>
            <w:del w:id="828" w:author="안희영" w:date="2022-04-14T10:56:00Z">
              <w:r w:rsidRPr="00441C2B" w:rsidDel="007D046C">
                <w:rPr>
                  <w:rFonts w:eastAsia="맑은 고딕"/>
                  <w:sz w:val="16"/>
                  <w:szCs w:val="16"/>
                  <w:lang w:eastAsia="ko-KR"/>
                </w:rPr>
                <w:delText xml:space="preserve">Unet++                       </w:delText>
              </w:r>
              <w:r w:rsidRPr="00441C2B" w:rsidDel="007D046C">
                <w:rPr>
                  <w:rFonts w:eastAsia="맑은 고딕"/>
                  <w:sz w:val="20"/>
                  <w:lang w:eastAsia="ko-KR"/>
                </w:rPr>
                <w:delText xml:space="preserve">              </w:delText>
              </w:r>
              <w:r w:rsidRPr="00441C2B" w:rsidDel="007D046C">
                <w:rPr>
                  <w:rFonts w:eastAsia="맑은 고딕"/>
                  <w:sz w:val="12"/>
                  <w:szCs w:val="12"/>
                  <w:lang w:eastAsia="ko-KR"/>
                </w:rPr>
                <w:delText xml:space="preserve">                </w:delText>
              </w:r>
              <w:r w:rsidRPr="00441C2B" w:rsidDel="007D046C">
                <w:rPr>
                  <w:rFonts w:eastAsia="맑은 고딕"/>
                  <w:sz w:val="6"/>
                  <w:szCs w:val="6"/>
                  <w:lang w:eastAsia="ko-KR"/>
                </w:rPr>
                <w:delText xml:space="preserve">  </w:delText>
              </w:r>
              <w:r w:rsidRPr="00441C2B" w:rsidDel="007D046C">
                <w:rPr>
                  <w:rFonts w:eastAsia="맑은 고딕"/>
                  <w:sz w:val="16"/>
                  <w:szCs w:val="16"/>
                  <w:lang w:eastAsia="ko-KR"/>
                </w:rPr>
                <w:delText>54.72</w:delText>
              </w:r>
            </w:del>
          </w:p>
          <w:p w14:paraId="2894599D" w14:textId="530C181A" w:rsidR="00BB204A" w:rsidRPr="00441C2B" w:rsidDel="007D046C" w:rsidRDefault="00BB204A" w:rsidP="007D046C">
            <w:pPr>
              <w:jc w:val="both"/>
              <w:rPr>
                <w:del w:id="829" w:author="안희영" w:date="2022-04-14T10:56:00Z"/>
                <w:rFonts w:eastAsia="맑은 고딕"/>
                <w:color w:val="FF0000"/>
                <w:sz w:val="16"/>
                <w:szCs w:val="16"/>
                <w:lang w:eastAsia="ko-KR"/>
              </w:rPr>
            </w:pPr>
            <w:del w:id="830" w:author="안희영" w:date="2022-04-14T10:56:00Z">
              <w:r w:rsidRPr="00441C2B" w:rsidDel="007D046C">
                <w:rPr>
                  <w:rFonts w:eastAsia="맑은 고딕"/>
                  <w:sz w:val="16"/>
                  <w:szCs w:val="16"/>
                  <w:lang w:eastAsia="ko-KR"/>
                </w:rPr>
                <w:delText>+ Copy-</w:delText>
              </w:r>
            </w:del>
            <w:ins w:id="831" w:author="Author">
              <w:del w:id="832" w:author="안희영" w:date="2022-04-14T10:56:00Z">
                <w:r w:rsidR="00BA56F9" w:rsidRPr="00441C2B" w:rsidDel="007D046C">
                  <w:rPr>
                    <w:rFonts w:eastAsia="맑은 고딕"/>
                    <w:sz w:val="16"/>
                    <w:szCs w:val="16"/>
                    <w:lang w:eastAsia="ko-KR"/>
                  </w:rPr>
                  <w:delText>–</w:delText>
                </w:r>
              </w:del>
            </w:ins>
            <w:del w:id="833" w:author="안희영" w:date="2022-04-14T10:56:00Z">
              <w:r w:rsidRPr="00441C2B" w:rsidDel="007D046C">
                <w:rPr>
                  <w:rFonts w:eastAsia="맑은 고딕"/>
                  <w:sz w:val="16"/>
                  <w:szCs w:val="16"/>
                  <w:lang w:eastAsia="ko-KR"/>
                </w:rPr>
                <w:delText xml:space="preserve">Paste (random-level)             </w:delText>
              </w:r>
              <w:r w:rsidRPr="00441C2B" w:rsidDel="007D046C">
                <w:rPr>
                  <w:rFonts w:eastAsia="맑은 고딕"/>
                  <w:sz w:val="12"/>
                  <w:szCs w:val="12"/>
                  <w:lang w:eastAsia="ko-KR"/>
                </w:rPr>
                <w:delText xml:space="preserve">  </w:delText>
              </w:r>
              <w:r w:rsidRPr="006645B8" w:rsidDel="007D046C">
                <w:rPr>
                  <w:rFonts w:eastAsia="맑은 고딕"/>
                  <w:sz w:val="8"/>
                  <w:szCs w:val="8"/>
                  <w:lang w:eastAsia="ko-KR"/>
                  <w:rPrChange w:id="834" w:author="안희영" w:date="2022-04-14T10:40:00Z">
                    <w:rPr>
                      <w:rFonts w:eastAsia="맑은 고딕"/>
                      <w:sz w:val="12"/>
                      <w:szCs w:val="12"/>
                      <w:lang w:eastAsia="ko-KR"/>
                    </w:rPr>
                  </w:rPrChange>
                </w:rPr>
                <w:delText xml:space="preserve"> </w:delText>
              </w:r>
              <w:r w:rsidRPr="00441C2B" w:rsidDel="007D046C">
                <w:rPr>
                  <w:rFonts w:eastAsia="맑은 고딕"/>
                  <w:sz w:val="12"/>
                  <w:szCs w:val="12"/>
                  <w:lang w:eastAsia="ko-KR"/>
                </w:rPr>
                <w:delText xml:space="preserve"> </w:delText>
              </w:r>
              <w:r w:rsidRPr="006645B8" w:rsidDel="007D046C">
                <w:rPr>
                  <w:rFonts w:eastAsia="맑은 고딕"/>
                  <w:sz w:val="8"/>
                  <w:szCs w:val="8"/>
                  <w:lang w:eastAsia="ko-KR"/>
                  <w:rPrChange w:id="835" w:author="안희영" w:date="2022-04-14T10:40:00Z">
                    <w:rPr>
                      <w:rFonts w:eastAsia="맑은 고딕"/>
                      <w:sz w:val="12"/>
                      <w:szCs w:val="12"/>
                      <w:lang w:eastAsia="ko-KR"/>
                    </w:rPr>
                  </w:rPrChange>
                </w:rPr>
                <w:delText xml:space="preserve"> </w:delText>
              </w:r>
              <w:r w:rsidRPr="00441C2B" w:rsidDel="007D046C">
                <w:rPr>
                  <w:rFonts w:eastAsia="맑은 고딕"/>
                  <w:sz w:val="12"/>
                  <w:szCs w:val="12"/>
                  <w:lang w:eastAsia="ko-KR"/>
                </w:rPr>
                <w:delText xml:space="preserve"> </w:delText>
              </w:r>
              <w:r w:rsidRPr="006645B8" w:rsidDel="007D046C">
                <w:rPr>
                  <w:rFonts w:eastAsia="맑은 고딕"/>
                  <w:sz w:val="8"/>
                  <w:szCs w:val="8"/>
                  <w:lang w:eastAsia="ko-KR"/>
                  <w:rPrChange w:id="836" w:author="안희영" w:date="2022-04-14T10:40:00Z">
                    <w:rPr>
                      <w:rFonts w:eastAsia="맑은 고딕"/>
                      <w:sz w:val="12"/>
                      <w:szCs w:val="12"/>
                      <w:lang w:eastAsia="ko-KR"/>
                    </w:rPr>
                  </w:rPrChange>
                </w:rPr>
                <w:delText xml:space="preserve"> </w:delText>
              </w:r>
              <w:r w:rsidRPr="006645B8" w:rsidDel="007D046C">
                <w:rPr>
                  <w:rFonts w:eastAsia="맑은 고딕"/>
                  <w:sz w:val="4"/>
                  <w:szCs w:val="4"/>
                  <w:lang w:eastAsia="ko-KR"/>
                  <w:rPrChange w:id="837" w:author="안희영" w:date="2022-04-14T10:40:00Z">
                    <w:rPr>
                      <w:rFonts w:eastAsia="맑은 고딕"/>
                      <w:sz w:val="8"/>
                      <w:szCs w:val="8"/>
                      <w:lang w:eastAsia="ko-KR"/>
                    </w:rPr>
                  </w:rPrChange>
                </w:rPr>
                <w:delText xml:space="preserve"> </w:delText>
              </w:r>
              <w:r w:rsidRPr="006645B8" w:rsidDel="007D046C">
                <w:rPr>
                  <w:rFonts w:eastAsia="맑은 고딕"/>
                  <w:sz w:val="4"/>
                  <w:szCs w:val="4"/>
                  <w:lang w:eastAsia="ko-KR"/>
                </w:rPr>
                <w:delText xml:space="preserve"> </w:delText>
              </w:r>
              <w:r w:rsidRPr="00441C2B" w:rsidDel="007D046C">
                <w:rPr>
                  <w:rFonts w:eastAsia="맑은 고딕"/>
                  <w:sz w:val="16"/>
                  <w:szCs w:val="16"/>
                  <w:lang w:eastAsia="ko-KR"/>
                </w:rPr>
                <w:delText>54.57</w:delText>
              </w:r>
            </w:del>
          </w:p>
          <w:p w14:paraId="5E3E9727" w14:textId="2510BEF4" w:rsidR="00BB204A" w:rsidRPr="00441C2B" w:rsidDel="007D046C" w:rsidRDefault="00BB204A" w:rsidP="007D046C">
            <w:pPr>
              <w:jc w:val="both"/>
              <w:rPr>
                <w:del w:id="838" w:author="안희영" w:date="2022-04-14T10:56:00Z"/>
                <w:rFonts w:eastAsia="맑은 고딕"/>
                <w:b/>
                <w:bCs/>
                <w:sz w:val="16"/>
                <w:szCs w:val="16"/>
                <w:lang w:eastAsia="ko-KR"/>
              </w:rPr>
            </w:pPr>
            <w:del w:id="839" w:author="안희영" w:date="2022-04-14T10:56:00Z">
              <w:r w:rsidRPr="00441C2B" w:rsidDel="007D046C">
                <w:rPr>
                  <w:rFonts w:eastAsia="맑은 고딕"/>
                  <w:sz w:val="16"/>
                  <w:szCs w:val="16"/>
                  <w:lang w:eastAsia="ko-KR"/>
                </w:rPr>
                <w:delText>+ Copy-</w:delText>
              </w:r>
            </w:del>
            <w:ins w:id="840" w:author="Author">
              <w:del w:id="841" w:author="안희영" w:date="2022-04-14T10:56:00Z">
                <w:r w:rsidR="00BA56F9" w:rsidRPr="00441C2B" w:rsidDel="007D046C">
                  <w:rPr>
                    <w:rFonts w:eastAsia="맑은 고딕"/>
                    <w:sz w:val="16"/>
                    <w:szCs w:val="16"/>
                    <w:lang w:eastAsia="ko-KR"/>
                  </w:rPr>
                  <w:delText>–</w:delText>
                </w:r>
              </w:del>
            </w:ins>
            <w:del w:id="842" w:author="안희영" w:date="2022-04-14T10:56:00Z">
              <w:r w:rsidRPr="00441C2B" w:rsidDel="007D046C">
                <w:rPr>
                  <w:rFonts w:eastAsia="맑은 고딕"/>
                  <w:sz w:val="16"/>
                  <w:szCs w:val="16"/>
                  <w:lang w:eastAsia="ko-KR"/>
                </w:rPr>
                <w:delText>Paste (source-level</w:delText>
              </w:r>
            </w:del>
            <w:del w:id="843" w:author="안희영" w:date="2022-04-14T10:40:00Z">
              <w:r w:rsidRPr="00441C2B" w:rsidDel="006645B8">
                <w:rPr>
                  <w:rFonts w:eastAsia="맑은 고딕"/>
                  <w:sz w:val="16"/>
                  <w:szCs w:val="16"/>
                  <w:lang w:eastAsia="ko-KR"/>
                </w:rPr>
                <w:delText xml:space="preserve">)      </w:delText>
              </w:r>
              <w:r w:rsidRPr="00441C2B" w:rsidDel="006645B8">
                <w:rPr>
                  <w:rFonts w:eastAsia="맑은 고딕"/>
                  <w:sz w:val="12"/>
                  <w:szCs w:val="12"/>
                  <w:lang w:eastAsia="ko-KR"/>
                </w:rPr>
                <w:delText xml:space="preserve">                  </w:delText>
              </w:r>
              <w:r w:rsidRPr="006645B8" w:rsidDel="006645B8">
                <w:rPr>
                  <w:rFonts w:eastAsia="맑은 고딕"/>
                  <w:sz w:val="8"/>
                  <w:szCs w:val="8"/>
                  <w:lang w:eastAsia="ko-KR"/>
                  <w:rPrChange w:id="844" w:author="안희영" w:date="2022-04-14T10:40:00Z">
                    <w:rPr>
                      <w:rFonts w:eastAsia="맑은 고딕"/>
                      <w:sz w:val="12"/>
                      <w:szCs w:val="12"/>
                      <w:lang w:eastAsia="ko-KR"/>
                    </w:rPr>
                  </w:rPrChange>
                </w:rPr>
                <w:delText xml:space="preserve"> </w:delText>
              </w:r>
              <w:r w:rsidRPr="006645B8" w:rsidDel="006645B8">
                <w:rPr>
                  <w:rFonts w:eastAsia="맑은 고딕"/>
                  <w:sz w:val="8"/>
                  <w:szCs w:val="8"/>
                  <w:lang w:eastAsia="ko-KR"/>
                </w:rPr>
                <w:delText xml:space="preserve"> </w:delText>
              </w:r>
            </w:del>
            <w:del w:id="845" w:author="안희영" w:date="2022-04-14T10:56:00Z">
              <w:r w:rsidRPr="00441C2B" w:rsidDel="007D046C">
                <w:rPr>
                  <w:rFonts w:eastAsia="맑은 고딕"/>
                  <w:b/>
                  <w:bCs/>
                  <w:sz w:val="16"/>
                  <w:szCs w:val="16"/>
                  <w:lang w:eastAsia="ko-KR"/>
                </w:rPr>
                <w:delText>54.58</w:delText>
              </w:r>
            </w:del>
          </w:p>
          <w:p w14:paraId="22399913" w14:textId="0E7A5356" w:rsidR="00BB204A" w:rsidRPr="00441C2B" w:rsidDel="007D046C" w:rsidRDefault="00BB204A" w:rsidP="007D046C">
            <w:pPr>
              <w:jc w:val="both"/>
              <w:rPr>
                <w:del w:id="846" w:author="안희영" w:date="2022-04-14T10:56:00Z"/>
                <w:rFonts w:eastAsia="맑은 고딕"/>
                <w:sz w:val="16"/>
                <w:szCs w:val="16"/>
                <w:lang w:eastAsia="ko-KR"/>
              </w:rPr>
            </w:pPr>
          </w:p>
          <w:p w14:paraId="16B22294" w14:textId="7E8AF83F" w:rsidR="00BB204A" w:rsidRPr="00441C2B" w:rsidDel="007D046C" w:rsidRDefault="00BB204A" w:rsidP="007D046C">
            <w:pPr>
              <w:jc w:val="both"/>
              <w:rPr>
                <w:del w:id="847" w:author="안희영" w:date="2022-04-14T10:56:00Z"/>
                <w:rFonts w:eastAsia="맑은 고딕"/>
                <w:sz w:val="16"/>
                <w:szCs w:val="16"/>
                <w:lang w:eastAsia="ko-KR"/>
              </w:rPr>
            </w:pPr>
            <w:del w:id="848" w:author="안희영" w:date="2022-04-14T10:56:00Z">
              <w:r w:rsidRPr="00441C2B" w:rsidDel="007D046C">
                <w:rPr>
                  <w:rFonts w:eastAsia="맑은 고딕"/>
                  <w:sz w:val="16"/>
                  <w:szCs w:val="16"/>
                  <w:lang w:eastAsia="ko-KR"/>
                </w:rPr>
                <w:delText xml:space="preserve">Unet++                       </w:delText>
              </w:r>
              <w:r w:rsidRPr="00441C2B" w:rsidDel="007D046C">
                <w:rPr>
                  <w:rFonts w:eastAsia="맑은 고딕"/>
                  <w:sz w:val="20"/>
                  <w:lang w:eastAsia="ko-KR"/>
                </w:rPr>
                <w:delText xml:space="preserve">                   </w:delText>
              </w:r>
              <w:r w:rsidRPr="00441C2B" w:rsidDel="007D046C">
                <w:rPr>
                  <w:rFonts w:eastAsia="맑은 고딕"/>
                  <w:sz w:val="12"/>
                  <w:szCs w:val="12"/>
                  <w:lang w:eastAsia="ko-KR"/>
                </w:rPr>
                <w:delText xml:space="preserve">        </w:delText>
              </w:r>
              <w:r w:rsidRPr="006645B8" w:rsidDel="007D046C">
                <w:rPr>
                  <w:rFonts w:eastAsia="맑은 고딕"/>
                  <w:sz w:val="4"/>
                  <w:szCs w:val="4"/>
                  <w:lang w:eastAsia="ko-KR"/>
                  <w:rPrChange w:id="849" w:author="안희영" w:date="2022-04-14T10:41:00Z">
                    <w:rPr>
                      <w:rFonts w:eastAsia="맑은 고딕"/>
                      <w:sz w:val="12"/>
                      <w:szCs w:val="12"/>
                      <w:lang w:eastAsia="ko-KR"/>
                    </w:rPr>
                  </w:rPrChange>
                </w:rPr>
                <w:delText xml:space="preserve"> </w:delText>
              </w:r>
              <w:r w:rsidRPr="00441C2B" w:rsidDel="007D046C">
                <w:rPr>
                  <w:rFonts w:eastAsia="맑은 고딕"/>
                  <w:sz w:val="16"/>
                  <w:szCs w:val="16"/>
                  <w:lang w:eastAsia="ko-KR"/>
                </w:rPr>
                <w:delText>38.75</w:delText>
              </w:r>
            </w:del>
          </w:p>
          <w:p w14:paraId="4AE555D7" w14:textId="119A9E0B" w:rsidR="00BB204A" w:rsidRPr="00441C2B" w:rsidDel="007D046C" w:rsidRDefault="00BB204A" w:rsidP="007D046C">
            <w:pPr>
              <w:jc w:val="both"/>
              <w:rPr>
                <w:del w:id="850" w:author="안희영" w:date="2022-04-14T10:56:00Z"/>
                <w:rFonts w:eastAsia="맑은 고딕"/>
                <w:color w:val="FF0000"/>
                <w:sz w:val="16"/>
                <w:szCs w:val="16"/>
                <w:lang w:eastAsia="ko-KR"/>
              </w:rPr>
            </w:pPr>
            <w:del w:id="851" w:author="안희영" w:date="2022-04-14T10:56:00Z">
              <w:r w:rsidRPr="00441C2B" w:rsidDel="007D046C">
                <w:rPr>
                  <w:rFonts w:eastAsia="맑은 고딕"/>
                  <w:sz w:val="16"/>
                  <w:szCs w:val="16"/>
                  <w:lang w:eastAsia="ko-KR"/>
                </w:rPr>
                <w:delText>+ Copy-</w:delText>
              </w:r>
            </w:del>
            <w:ins w:id="852" w:author="Author">
              <w:del w:id="853" w:author="안희영" w:date="2022-04-14T10:56:00Z">
                <w:r w:rsidR="00BA56F9" w:rsidRPr="00441C2B" w:rsidDel="007D046C">
                  <w:rPr>
                    <w:rFonts w:eastAsia="맑은 고딕"/>
                    <w:sz w:val="16"/>
                    <w:szCs w:val="16"/>
                    <w:lang w:eastAsia="ko-KR"/>
                  </w:rPr>
                  <w:delText>–</w:delText>
                </w:r>
              </w:del>
            </w:ins>
            <w:del w:id="854" w:author="안희영" w:date="2022-04-14T10:56:00Z">
              <w:r w:rsidRPr="00441C2B" w:rsidDel="007D046C">
                <w:rPr>
                  <w:rFonts w:eastAsia="맑은 고딕"/>
                  <w:sz w:val="16"/>
                  <w:szCs w:val="16"/>
                  <w:lang w:eastAsia="ko-KR"/>
                </w:rPr>
                <w:delText xml:space="preserve">Paste (random-level)                  </w:delText>
              </w:r>
            </w:del>
            <w:del w:id="855" w:author="안희영" w:date="2022-04-14T10:41:00Z">
              <w:r w:rsidRPr="00441C2B" w:rsidDel="006645B8">
                <w:rPr>
                  <w:rFonts w:eastAsia="맑은 고딕"/>
                  <w:sz w:val="16"/>
                  <w:szCs w:val="16"/>
                  <w:lang w:eastAsia="ko-KR"/>
                </w:rPr>
                <w:delText xml:space="preserve"> </w:delText>
              </w:r>
            </w:del>
            <w:del w:id="856" w:author="안희영" w:date="2022-04-14T10:56:00Z">
              <w:r w:rsidRPr="00441C2B" w:rsidDel="007D046C">
                <w:rPr>
                  <w:rFonts w:eastAsia="맑은 고딕"/>
                  <w:sz w:val="16"/>
                  <w:szCs w:val="16"/>
                  <w:lang w:eastAsia="ko-KR"/>
                </w:rPr>
                <w:delText>40.27</w:delText>
              </w:r>
            </w:del>
          </w:p>
          <w:p w14:paraId="5B1AFD49" w14:textId="754788EA" w:rsidR="00BB204A" w:rsidRPr="00441C2B" w:rsidDel="007D046C" w:rsidRDefault="00BB204A" w:rsidP="007D046C">
            <w:pPr>
              <w:jc w:val="both"/>
              <w:rPr>
                <w:del w:id="857" w:author="안희영" w:date="2022-04-14T10:56:00Z"/>
                <w:rFonts w:eastAsia="맑은 고딕"/>
                <w:b/>
                <w:bCs/>
                <w:sz w:val="16"/>
                <w:szCs w:val="16"/>
                <w:lang w:eastAsia="ko-KR"/>
              </w:rPr>
            </w:pPr>
            <w:del w:id="858" w:author="안희영" w:date="2022-04-14T10:56:00Z">
              <w:r w:rsidRPr="00441C2B" w:rsidDel="007D046C">
                <w:rPr>
                  <w:rFonts w:eastAsia="맑은 고딕"/>
                  <w:sz w:val="16"/>
                  <w:szCs w:val="16"/>
                  <w:lang w:eastAsia="ko-KR"/>
                </w:rPr>
                <w:delText>+ Copy-</w:delText>
              </w:r>
            </w:del>
            <w:ins w:id="859" w:author="Author">
              <w:del w:id="860" w:author="안희영" w:date="2022-04-14T10:56:00Z">
                <w:r w:rsidR="00BA56F9" w:rsidRPr="00441C2B" w:rsidDel="007D046C">
                  <w:rPr>
                    <w:rFonts w:eastAsia="맑은 고딕"/>
                    <w:sz w:val="16"/>
                    <w:szCs w:val="16"/>
                    <w:lang w:eastAsia="ko-KR"/>
                  </w:rPr>
                  <w:delText>–</w:delText>
                </w:r>
              </w:del>
            </w:ins>
            <w:del w:id="861" w:author="안희영" w:date="2022-04-14T10:56:00Z">
              <w:r w:rsidRPr="00441C2B" w:rsidDel="007D046C">
                <w:rPr>
                  <w:rFonts w:eastAsia="맑은 고딕"/>
                  <w:sz w:val="16"/>
                  <w:szCs w:val="16"/>
                  <w:lang w:eastAsia="ko-KR"/>
                </w:rPr>
                <w:delText xml:space="preserve">Paste (source-level)      </w:delText>
              </w:r>
              <w:r w:rsidRPr="00441C2B" w:rsidDel="007D046C">
                <w:rPr>
                  <w:rFonts w:eastAsia="맑은 고딕"/>
                  <w:sz w:val="12"/>
                  <w:szCs w:val="12"/>
                  <w:lang w:eastAsia="ko-KR"/>
                </w:rPr>
                <w:delText xml:space="preserve">           </w:delText>
              </w:r>
              <w:r w:rsidRPr="00441C2B" w:rsidDel="007D046C">
                <w:rPr>
                  <w:rFonts w:eastAsia="맑은 고딕"/>
                  <w:sz w:val="22"/>
                  <w:szCs w:val="22"/>
                  <w:lang w:eastAsia="ko-KR"/>
                </w:rPr>
                <w:delText xml:space="preserve">   </w:delText>
              </w:r>
            </w:del>
            <w:del w:id="862" w:author="안희영" w:date="2022-04-14T10:41:00Z">
              <w:r w:rsidRPr="00441C2B" w:rsidDel="006645B8">
                <w:rPr>
                  <w:rFonts w:eastAsia="맑은 고딕"/>
                  <w:sz w:val="40"/>
                  <w:szCs w:val="40"/>
                  <w:lang w:eastAsia="ko-KR"/>
                </w:rPr>
                <w:delText xml:space="preserve"> </w:delText>
              </w:r>
            </w:del>
            <w:del w:id="863" w:author="안희영" w:date="2022-04-14T10:56:00Z">
              <w:r w:rsidRPr="00441C2B" w:rsidDel="007D046C">
                <w:rPr>
                  <w:rFonts w:eastAsia="맑은 고딕"/>
                  <w:b/>
                  <w:bCs/>
                  <w:sz w:val="16"/>
                  <w:szCs w:val="16"/>
                  <w:lang w:eastAsia="ko-KR"/>
                </w:rPr>
                <w:delText>40.54</w:delText>
              </w:r>
            </w:del>
          </w:p>
          <w:p w14:paraId="3573ADBD" w14:textId="545C5ED6" w:rsidR="00BB204A" w:rsidRPr="00441C2B" w:rsidDel="007D046C" w:rsidRDefault="00BB204A" w:rsidP="007D046C">
            <w:pPr>
              <w:jc w:val="both"/>
              <w:rPr>
                <w:del w:id="864" w:author="안희영" w:date="2022-04-14T10:56:00Z"/>
                <w:rFonts w:eastAsia="맑은 고딕"/>
                <w:sz w:val="16"/>
                <w:szCs w:val="16"/>
                <w:lang w:eastAsia="ko-KR"/>
              </w:rPr>
            </w:pPr>
          </w:p>
          <w:p w14:paraId="31DD0BCB" w14:textId="62B952AA" w:rsidR="00BB204A" w:rsidRPr="00441C2B" w:rsidDel="007D046C" w:rsidRDefault="00BB204A" w:rsidP="007D046C">
            <w:pPr>
              <w:jc w:val="both"/>
              <w:rPr>
                <w:del w:id="865" w:author="안희영" w:date="2022-04-14T10:56:00Z"/>
                <w:rFonts w:eastAsia="맑은 고딕"/>
                <w:sz w:val="16"/>
                <w:szCs w:val="16"/>
                <w:lang w:eastAsia="ko-KR"/>
              </w:rPr>
            </w:pPr>
            <w:del w:id="866" w:author="안희영" w:date="2022-04-14T10:56:00Z">
              <w:r w:rsidRPr="00441C2B" w:rsidDel="007D046C">
                <w:rPr>
                  <w:rFonts w:eastAsia="맑은 고딕"/>
                  <w:sz w:val="16"/>
                  <w:szCs w:val="16"/>
                  <w:lang w:eastAsia="ko-KR"/>
                </w:rPr>
                <w:delText xml:space="preserve">Unet++                       </w:delText>
              </w:r>
              <w:r w:rsidRPr="00441C2B" w:rsidDel="007D046C">
                <w:rPr>
                  <w:rFonts w:eastAsia="맑은 고딕"/>
                  <w:sz w:val="20"/>
                  <w:lang w:eastAsia="ko-KR"/>
                </w:rPr>
                <w:delText xml:space="preserve">             </w:delText>
              </w:r>
              <w:r w:rsidRPr="00441C2B" w:rsidDel="007D046C">
                <w:rPr>
                  <w:rFonts w:eastAsia="맑은 고딕"/>
                  <w:sz w:val="28"/>
                  <w:szCs w:val="28"/>
                  <w:lang w:eastAsia="ko-KR"/>
                </w:rPr>
                <w:delText xml:space="preserve">    </w:delText>
              </w:r>
              <w:r w:rsidRPr="00441C2B" w:rsidDel="007D046C">
                <w:rPr>
                  <w:rFonts w:eastAsia="맑은 고딕"/>
                  <w:sz w:val="32"/>
                  <w:szCs w:val="32"/>
                  <w:lang w:eastAsia="ko-KR"/>
                </w:rPr>
                <w:delText xml:space="preserve">  </w:delText>
              </w:r>
              <w:r w:rsidRPr="00441C2B" w:rsidDel="007D046C">
                <w:rPr>
                  <w:rFonts w:eastAsia="맑은 고딕"/>
                  <w:sz w:val="48"/>
                  <w:szCs w:val="48"/>
                  <w:lang w:eastAsia="ko-KR"/>
                </w:rPr>
                <w:delText xml:space="preserve"> </w:delText>
              </w:r>
              <w:r w:rsidRPr="00441C2B" w:rsidDel="007D046C">
                <w:rPr>
                  <w:rFonts w:eastAsia="맑은 고딕"/>
                  <w:sz w:val="16"/>
                  <w:szCs w:val="16"/>
                  <w:lang w:eastAsia="ko-KR"/>
                </w:rPr>
                <w:delText>60.68</w:delText>
              </w:r>
            </w:del>
          </w:p>
          <w:p w14:paraId="081A4650" w14:textId="2F44ADD6" w:rsidR="00BB204A" w:rsidRPr="00441C2B" w:rsidDel="007D046C" w:rsidRDefault="00BB204A" w:rsidP="007D046C">
            <w:pPr>
              <w:jc w:val="both"/>
              <w:rPr>
                <w:del w:id="867" w:author="안희영" w:date="2022-04-14T10:56:00Z"/>
                <w:rFonts w:eastAsia="맑은 고딕"/>
                <w:color w:val="FF0000"/>
                <w:sz w:val="16"/>
                <w:szCs w:val="16"/>
                <w:lang w:eastAsia="ko-KR"/>
              </w:rPr>
            </w:pPr>
            <w:del w:id="868" w:author="안희영" w:date="2022-04-14T10:56:00Z">
              <w:r w:rsidRPr="00441C2B" w:rsidDel="007D046C">
                <w:rPr>
                  <w:rFonts w:eastAsia="맑은 고딕"/>
                  <w:sz w:val="16"/>
                  <w:szCs w:val="16"/>
                  <w:lang w:eastAsia="ko-KR"/>
                </w:rPr>
                <w:delText>+ Copy-</w:delText>
              </w:r>
            </w:del>
            <w:ins w:id="869" w:author="Author">
              <w:del w:id="870" w:author="안희영" w:date="2022-04-14T10:56:00Z">
                <w:r w:rsidR="00BA56F9" w:rsidRPr="00441C2B" w:rsidDel="007D046C">
                  <w:rPr>
                    <w:rFonts w:eastAsia="맑은 고딕"/>
                    <w:sz w:val="16"/>
                    <w:szCs w:val="16"/>
                    <w:lang w:eastAsia="ko-KR"/>
                  </w:rPr>
                  <w:delText>–</w:delText>
                </w:r>
              </w:del>
            </w:ins>
            <w:del w:id="871" w:author="안희영" w:date="2022-04-14T10:56:00Z">
              <w:r w:rsidRPr="00441C2B" w:rsidDel="007D046C">
                <w:rPr>
                  <w:rFonts w:eastAsia="맑은 고딕"/>
                  <w:sz w:val="16"/>
                  <w:szCs w:val="16"/>
                  <w:lang w:eastAsia="ko-KR"/>
                </w:rPr>
                <w:delText xml:space="preserve">Paste (random-level)                  </w:delText>
              </w:r>
              <w:r w:rsidRPr="006645B8" w:rsidDel="007D046C">
                <w:rPr>
                  <w:rFonts w:eastAsia="맑은 고딕"/>
                  <w:sz w:val="4"/>
                  <w:szCs w:val="4"/>
                  <w:lang w:eastAsia="ko-KR"/>
                  <w:rPrChange w:id="872" w:author="안희영" w:date="2022-04-14T10:41:00Z">
                    <w:rPr>
                      <w:rFonts w:eastAsia="맑은 고딕"/>
                      <w:sz w:val="16"/>
                      <w:szCs w:val="16"/>
                      <w:lang w:eastAsia="ko-KR"/>
                    </w:rPr>
                  </w:rPrChange>
                </w:rPr>
                <w:delText xml:space="preserve"> </w:delText>
              </w:r>
              <w:r w:rsidRPr="00441C2B" w:rsidDel="007D046C">
                <w:rPr>
                  <w:rFonts w:eastAsia="맑은 고딕"/>
                  <w:sz w:val="16"/>
                  <w:szCs w:val="16"/>
                  <w:lang w:eastAsia="ko-KR"/>
                </w:rPr>
                <w:delText>61.02</w:delText>
              </w:r>
            </w:del>
          </w:p>
          <w:p w14:paraId="73081D30" w14:textId="009EB43C" w:rsidR="00BB204A" w:rsidRPr="00441C2B" w:rsidDel="007D046C" w:rsidRDefault="00BB204A" w:rsidP="007D046C">
            <w:pPr>
              <w:jc w:val="both"/>
              <w:rPr>
                <w:del w:id="873" w:author="안희영" w:date="2022-04-14T10:56:00Z"/>
                <w:rFonts w:eastAsia="맑은 고딕"/>
                <w:sz w:val="16"/>
                <w:szCs w:val="16"/>
                <w:lang w:eastAsia="ko-KR"/>
              </w:rPr>
            </w:pPr>
            <w:del w:id="874" w:author="안희영" w:date="2022-04-14T10:56:00Z">
              <w:r w:rsidRPr="00441C2B" w:rsidDel="007D046C">
                <w:rPr>
                  <w:rFonts w:eastAsia="맑은 고딕"/>
                  <w:sz w:val="16"/>
                  <w:szCs w:val="16"/>
                  <w:lang w:eastAsia="ko-KR"/>
                </w:rPr>
                <w:delText>+ Copy-</w:delText>
              </w:r>
            </w:del>
            <w:ins w:id="875" w:author="Author">
              <w:del w:id="876" w:author="안희영" w:date="2022-04-14T10:56:00Z">
                <w:r w:rsidR="00BA56F9" w:rsidRPr="00441C2B" w:rsidDel="007D046C">
                  <w:rPr>
                    <w:rFonts w:eastAsia="맑은 고딕"/>
                    <w:sz w:val="16"/>
                    <w:szCs w:val="16"/>
                    <w:lang w:eastAsia="ko-KR"/>
                  </w:rPr>
                  <w:delText>–</w:delText>
                </w:r>
              </w:del>
            </w:ins>
            <w:del w:id="877" w:author="안희영" w:date="2022-04-14T10:56:00Z">
              <w:r w:rsidRPr="00441C2B" w:rsidDel="007D046C">
                <w:rPr>
                  <w:rFonts w:eastAsia="맑은 고딕"/>
                  <w:sz w:val="16"/>
                  <w:szCs w:val="16"/>
                  <w:lang w:eastAsia="ko-KR"/>
                </w:rPr>
                <w:delText xml:space="preserve">Paste (source-level)      </w:delText>
              </w:r>
              <w:r w:rsidRPr="00441C2B" w:rsidDel="007D046C">
                <w:rPr>
                  <w:rFonts w:eastAsia="맑은 고딕"/>
                  <w:sz w:val="12"/>
                  <w:szCs w:val="12"/>
                  <w:lang w:eastAsia="ko-KR"/>
                </w:rPr>
                <w:delText xml:space="preserve">           </w:delText>
              </w:r>
              <w:r w:rsidRPr="00441C2B" w:rsidDel="007D046C">
                <w:rPr>
                  <w:rFonts w:eastAsia="맑은 고딕"/>
                  <w:szCs w:val="24"/>
                  <w:lang w:eastAsia="ko-KR"/>
                </w:rPr>
                <w:delText xml:space="preserve">   </w:delText>
              </w:r>
              <w:r w:rsidRPr="006645B8" w:rsidDel="007D046C">
                <w:rPr>
                  <w:rFonts w:eastAsia="맑은 고딕"/>
                  <w:sz w:val="20"/>
                  <w:lang w:eastAsia="ko-KR"/>
                  <w:rPrChange w:id="878" w:author="안희영" w:date="2022-04-14T10:41:00Z">
                    <w:rPr>
                      <w:rFonts w:eastAsia="맑은 고딕"/>
                      <w:sz w:val="32"/>
                      <w:szCs w:val="32"/>
                      <w:lang w:eastAsia="ko-KR"/>
                    </w:rPr>
                  </w:rPrChange>
                </w:rPr>
                <w:delText xml:space="preserve"> </w:delText>
              </w:r>
              <w:r w:rsidRPr="00441C2B" w:rsidDel="007D046C">
                <w:rPr>
                  <w:rFonts w:eastAsia="맑은 고딕"/>
                  <w:b/>
                  <w:bCs/>
                  <w:sz w:val="16"/>
                  <w:szCs w:val="16"/>
                  <w:lang w:eastAsia="ko-KR"/>
                </w:rPr>
                <w:delText>61.04</w:delText>
              </w:r>
            </w:del>
          </w:p>
        </w:tc>
      </w:tr>
    </w:tbl>
    <w:p w14:paraId="19B79015" w14:textId="7FF5EFBB" w:rsidR="00BB204A" w:rsidDel="003D6119" w:rsidRDefault="00BB204A" w:rsidP="003D6119">
      <w:pPr>
        <w:pStyle w:val="ab"/>
        <w:rPr>
          <w:del w:id="879" w:author="안희영" w:date="2022-04-14T10:28:00Z"/>
          <w:lang w:eastAsia="ko-KR"/>
        </w:rPr>
      </w:pPr>
    </w:p>
    <w:p w14:paraId="091703AB" w14:textId="532FA360" w:rsidR="00BB204A" w:rsidRPr="00441C2B" w:rsidDel="004F6681" w:rsidRDefault="00BB204A">
      <w:pPr>
        <w:pStyle w:val="ab"/>
        <w:rPr>
          <w:del w:id="880" w:author="Author"/>
          <w:lang w:eastAsia="ko-KR"/>
        </w:rPr>
        <w:pPrChange w:id="881" w:author="안희영" w:date="2022-04-14T10:28:00Z">
          <w:pPr>
            <w:pStyle w:val="ab"/>
            <w:jc w:val="distribute"/>
          </w:pPr>
        </w:pPrChange>
      </w:pPr>
      <w:del w:id="882" w:author="안희영" w:date="2022-04-14T10:30:00Z">
        <w:r w:rsidRPr="00441C2B" w:rsidDel="003D6119">
          <w:rPr>
            <w:lang w:eastAsia="ko-KR"/>
          </w:rPr>
          <w:delText xml:space="preserve">For evaluation, </w:delText>
        </w:r>
        <w:r w:rsidRPr="00441C2B" w:rsidDel="003D6119">
          <w:rPr>
            <w:rFonts w:hint="eastAsia"/>
            <w:lang w:eastAsia="ko-KR"/>
          </w:rPr>
          <w:delText>2</w:delText>
        </w:r>
        <w:r w:rsidRPr="00441C2B" w:rsidDel="003D6119">
          <w:rPr>
            <w:lang w:eastAsia="ko-KR"/>
          </w:rPr>
          <w:delText xml:space="preserve"> </w:delText>
        </w:r>
      </w:del>
      <w:ins w:id="883" w:author="Author">
        <w:del w:id="884" w:author="안희영" w:date="2022-04-14T10:30:00Z">
          <w:r w:rsidR="004F6681" w:rsidRPr="00441C2B" w:rsidDel="003D6119">
            <w:rPr>
              <w:lang w:eastAsia="ko-KR"/>
            </w:rPr>
            <w:delText xml:space="preserve">two </w:delText>
          </w:r>
        </w:del>
      </w:ins>
      <w:del w:id="885" w:author="안희영" w:date="2022-04-14T10:30:00Z">
        <w:r w:rsidRPr="00441C2B" w:rsidDel="003D6119">
          <w:rPr>
            <w:lang w:eastAsia="ko-KR"/>
          </w:rPr>
          <w:delText xml:space="preserve">different metrics are </w:delText>
        </w:r>
      </w:del>
      <w:ins w:id="886" w:author="Author">
        <w:del w:id="887" w:author="안희영" w:date="2022-04-14T10:30:00Z">
          <w:r w:rsidR="00DF1E7B" w:rsidRPr="00441C2B" w:rsidDel="003D6119">
            <w:rPr>
              <w:lang w:eastAsia="ko-KR"/>
            </w:rPr>
            <w:delText xml:space="preserve">were </w:delText>
          </w:r>
        </w:del>
      </w:ins>
      <w:del w:id="888" w:author="안희영" w:date="2022-04-14T10:30:00Z">
        <w:r w:rsidRPr="00441C2B" w:rsidDel="003D6119">
          <w:rPr>
            <w:lang w:eastAsia="ko-KR"/>
          </w:rPr>
          <w:delText xml:space="preserve">used for </w:delText>
        </w:r>
      </w:del>
      <w:ins w:id="889" w:author="Author">
        <w:del w:id="890" w:author="안희영" w:date="2022-04-14T10:30:00Z">
          <w:r w:rsidR="004F6681" w:rsidRPr="00441C2B" w:rsidDel="003D6119">
            <w:rPr>
              <w:lang w:eastAsia="ko-KR"/>
            </w:rPr>
            <w:delText xml:space="preserve">the </w:delText>
          </w:r>
        </w:del>
      </w:ins>
      <w:del w:id="891" w:author="안희영" w:date="2022-04-14T10:30:00Z">
        <w:r w:rsidRPr="00441C2B" w:rsidDel="003D6119">
          <w:rPr>
            <w:lang w:eastAsia="ko-KR"/>
          </w:rPr>
          <w:delText xml:space="preserve">challenge: </w:delText>
        </w:r>
        <w:r w:rsidRPr="00441C2B" w:rsidDel="003D6119">
          <w:rPr>
            <w:rFonts w:hint="eastAsia"/>
            <w:lang w:eastAsia="ko-KR"/>
          </w:rPr>
          <w:delText>P</w:delText>
        </w:r>
        <w:r w:rsidRPr="00441C2B" w:rsidDel="003D6119">
          <w:rPr>
            <w:lang w:eastAsia="ko-KR"/>
          </w:rPr>
          <w:delText>Q (P</w:delText>
        </w:r>
      </w:del>
      <w:ins w:id="892" w:author="Author">
        <w:del w:id="893" w:author="안희영" w:date="2022-04-14T10:30:00Z">
          <w:r w:rsidR="004F6681" w:rsidRPr="00441C2B" w:rsidDel="003D6119">
            <w:rPr>
              <w:lang w:eastAsia="ko-KR"/>
            </w:rPr>
            <w:delText>p</w:delText>
          </w:r>
        </w:del>
      </w:ins>
      <w:del w:id="894" w:author="안희영" w:date="2022-04-14T10:30:00Z">
        <w:r w:rsidRPr="00441C2B" w:rsidDel="003D6119">
          <w:rPr>
            <w:lang w:eastAsia="ko-KR"/>
          </w:rPr>
          <w:delText>anoptic Quality</w:delText>
        </w:r>
      </w:del>
      <w:ins w:id="895" w:author="Author">
        <w:del w:id="896" w:author="안희영" w:date="2022-04-14T10:30:00Z">
          <w:r w:rsidR="004F6681" w:rsidRPr="00441C2B" w:rsidDel="003D6119">
            <w:rPr>
              <w:lang w:eastAsia="ko-KR"/>
            </w:rPr>
            <w:delText>quality (</w:delText>
          </w:r>
          <w:r w:rsidR="004F6681" w:rsidRPr="00441C2B" w:rsidDel="003D6119">
            <w:rPr>
              <w:rFonts w:hint="eastAsia"/>
              <w:lang w:eastAsia="ko-KR"/>
            </w:rPr>
            <w:delText>P</w:delText>
          </w:r>
          <w:r w:rsidR="004F6681" w:rsidRPr="00441C2B" w:rsidDel="003D6119">
            <w:rPr>
              <w:lang w:eastAsia="ko-KR"/>
            </w:rPr>
            <w:delText>Q</w:delText>
          </w:r>
        </w:del>
      </w:ins>
      <w:del w:id="897" w:author="안희영" w:date="2022-04-14T10:30:00Z">
        <w:r w:rsidRPr="00441C2B" w:rsidDel="003D6119">
          <w:rPr>
            <w:lang w:eastAsia="ko-KR"/>
          </w:rPr>
          <w:delText xml:space="preserve">) and mPQ (multi-class Panoptic </w:delText>
        </w:r>
      </w:del>
      <w:ins w:id="898" w:author="Author">
        <w:del w:id="899" w:author="안희영" w:date="2022-04-14T10:30:00Z">
          <w:r w:rsidR="004F6681" w:rsidRPr="00441C2B" w:rsidDel="003D6119">
            <w:rPr>
              <w:lang w:eastAsia="ko-KR"/>
            </w:rPr>
            <w:delText xml:space="preserve">panoptic </w:delText>
          </w:r>
        </w:del>
      </w:ins>
      <w:del w:id="900" w:author="Author">
        <w:r w:rsidRPr="00441C2B" w:rsidDel="004F6681">
          <w:rPr>
            <w:lang w:eastAsia="ko-KR"/>
          </w:rPr>
          <w:delText>Quality</w:delText>
        </w:r>
      </w:del>
      <w:ins w:id="901" w:author="Author">
        <w:del w:id="902" w:author="안희영" w:date="2022-04-14T10:47:00Z">
          <w:r w:rsidR="004F6681" w:rsidRPr="00441C2B" w:rsidDel="00924DC3">
            <w:rPr>
              <w:lang w:eastAsia="ko-KR"/>
            </w:rPr>
            <w:delText>quality (mPQ</w:delText>
          </w:r>
        </w:del>
      </w:ins>
      <w:del w:id="903" w:author="안희영" w:date="2022-04-14T10:47:00Z">
        <w:r w:rsidRPr="00441C2B" w:rsidDel="00924DC3">
          <w:rPr>
            <w:lang w:eastAsia="ko-KR"/>
          </w:rPr>
          <w:delText>).</w:delText>
        </w:r>
        <w:r w:rsidRPr="00441C2B" w:rsidDel="00924DC3">
          <w:rPr>
            <w:rFonts w:hint="eastAsia"/>
            <w:lang w:eastAsia="ko-KR"/>
          </w:rPr>
          <w:delText xml:space="preserve"> P</w:delText>
        </w:r>
        <w:r w:rsidRPr="00441C2B" w:rsidDel="00924DC3">
          <w:rPr>
            <w:lang w:eastAsia="ko-KR"/>
          </w:rPr>
          <w:delText xml:space="preserve">Q is defined as </w:delText>
        </w:r>
      </w:del>
      <w:ins w:id="904" w:author="Author">
        <w:del w:id="905" w:author="안희영" w:date="2022-04-14T10:47:00Z">
          <w:r w:rsidR="004F6681" w:rsidRPr="00441C2B" w:rsidDel="00924DC3">
            <w:rPr>
              <w:lang w:eastAsia="ko-KR"/>
            </w:rPr>
            <w:delText xml:space="preserve">the </w:delText>
          </w:r>
        </w:del>
      </w:ins>
      <w:del w:id="906" w:author="안희영" w:date="2022-04-14T10:47:00Z">
        <w:r w:rsidRPr="00441C2B" w:rsidDel="00924DC3">
          <w:rPr>
            <w:lang w:eastAsia="ko-KR"/>
          </w:rPr>
          <w:delText xml:space="preserve">multiplication of </w:delText>
        </w:r>
      </w:del>
      <w:del w:id="907" w:author="Author">
        <w:r w:rsidRPr="00441C2B" w:rsidDel="004F6681">
          <w:rPr>
            <w:lang w:eastAsia="ko-KR"/>
          </w:rPr>
          <w:delText>DQ (D</w:delText>
        </w:r>
      </w:del>
      <w:ins w:id="908" w:author="Author">
        <w:del w:id="909" w:author="안희영" w:date="2022-04-14T10:55:00Z">
          <w:r w:rsidR="004F6681" w:rsidRPr="00441C2B" w:rsidDel="007D046C">
            <w:rPr>
              <w:lang w:eastAsia="ko-KR"/>
            </w:rPr>
            <w:delText>d</w:delText>
          </w:r>
        </w:del>
      </w:ins>
      <w:del w:id="910" w:author="안희영" w:date="2022-04-14T10:55:00Z">
        <w:r w:rsidRPr="00441C2B" w:rsidDel="007D046C">
          <w:rPr>
            <w:lang w:eastAsia="ko-KR"/>
          </w:rPr>
          <w:delText>etection Quality</w:delText>
        </w:r>
      </w:del>
      <w:ins w:id="911" w:author="Author">
        <w:del w:id="912" w:author="안희영" w:date="2022-04-14T10:55:00Z">
          <w:r w:rsidR="004F6681" w:rsidRPr="00441C2B" w:rsidDel="007D046C">
            <w:rPr>
              <w:lang w:eastAsia="ko-KR"/>
            </w:rPr>
            <w:delText>quality (DQ</w:delText>
          </w:r>
        </w:del>
      </w:ins>
      <w:del w:id="913" w:author="안희영" w:date="2022-04-14T10:55:00Z">
        <w:r w:rsidRPr="00441C2B" w:rsidDel="007D046C">
          <w:rPr>
            <w:lang w:eastAsia="ko-KR"/>
          </w:rPr>
          <w:delText>) and SQ (S</w:delText>
        </w:r>
      </w:del>
      <w:ins w:id="914" w:author="Author">
        <w:del w:id="915" w:author="안희영" w:date="2022-04-14T10:55:00Z">
          <w:r w:rsidR="004F6681" w:rsidRPr="00441C2B" w:rsidDel="007D046C">
            <w:rPr>
              <w:lang w:eastAsia="ko-KR"/>
            </w:rPr>
            <w:delText>s</w:delText>
          </w:r>
        </w:del>
      </w:ins>
      <w:del w:id="916" w:author="안희영" w:date="2022-04-14T10:55:00Z">
        <w:r w:rsidRPr="00441C2B" w:rsidDel="007D046C">
          <w:rPr>
            <w:lang w:eastAsia="ko-KR"/>
          </w:rPr>
          <w:delText>egmentation Quality</w:delText>
        </w:r>
      </w:del>
      <w:ins w:id="917" w:author="Author">
        <w:del w:id="918" w:author="안희영" w:date="2022-04-14T10:55:00Z">
          <w:r w:rsidR="004F6681" w:rsidRPr="00441C2B" w:rsidDel="007D046C">
            <w:rPr>
              <w:lang w:eastAsia="ko-KR"/>
            </w:rPr>
            <w:delText>quality (SQ</w:delText>
          </w:r>
        </w:del>
      </w:ins>
      <w:del w:id="919" w:author="안희영" w:date="2022-04-14T10:55:00Z">
        <w:r w:rsidRPr="00441C2B" w:rsidDel="007D046C">
          <w:rPr>
            <w:lang w:eastAsia="ko-KR"/>
          </w:rPr>
          <w:delText>). DQ is defined as F1-score to</w:delText>
        </w:r>
        <w:r w:rsidRPr="00441C2B" w:rsidDel="007D046C">
          <w:rPr>
            <w:rFonts w:hint="eastAsia"/>
            <w:lang w:eastAsia="ko-KR"/>
          </w:rPr>
          <w:delText xml:space="preserve"> </w:delText>
        </w:r>
        <w:r w:rsidRPr="00441C2B" w:rsidDel="007D046C">
          <w:rPr>
            <w:lang w:eastAsia="ko-KR"/>
          </w:rPr>
          <w:delText>evaluate detection quality</w:delText>
        </w:r>
      </w:del>
      <w:ins w:id="920" w:author="Author">
        <w:del w:id="921" w:author="안희영" w:date="2022-04-14T10:55:00Z">
          <w:r w:rsidR="004F6681" w:rsidRPr="00441C2B" w:rsidDel="007D046C">
            <w:rPr>
              <w:lang w:eastAsia="ko-KR"/>
            </w:rPr>
            <w:delText>DQ</w:delText>
          </w:r>
        </w:del>
      </w:ins>
      <w:del w:id="922" w:author="안희영" w:date="2022-04-14T10:55:00Z">
        <w:r w:rsidRPr="00441C2B" w:rsidDel="007D046C">
          <w:rPr>
            <w:lang w:eastAsia="ko-KR"/>
          </w:rPr>
          <w:delText xml:space="preserve"> for nuclei segmentation. </w:delText>
        </w:r>
      </w:del>
      <w:del w:id="923" w:author="안희영" w:date="2022-04-15T09:42:00Z">
        <w:r w:rsidRPr="00441C2B" w:rsidDel="0044156C">
          <w:rPr>
            <w:lang w:eastAsia="ko-KR"/>
          </w:rPr>
          <w:delText>If the IoU(I</w:delText>
        </w:r>
      </w:del>
      <w:ins w:id="924" w:author="Author">
        <w:del w:id="925" w:author="안희영" w:date="2022-04-15T09:42:00Z">
          <w:r w:rsidR="004F6681" w:rsidRPr="00441C2B" w:rsidDel="0044156C">
            <w:rPr>
              <w:lang w:eastAsia="ko-KR"/>
            </w:rPr>
            <w:delText>i</w:delText>
          </w:r>
        </w:del>
      </w:ins>
      <w:del w:id="926" w:author="안희영" w:date="2022-04-15T09:42:00Z">
        <w:r w:rsidRPr="00441C2B" w:rsidDel="0044156C">
          <w:rPr>
            <w:lang w:eastAsia="ko-KR"/>
          </w:rPr>
          <w:delText>ntersection of Union</w:delText>
        </w:r>
      </w:del>
      <w:ins w:id="927" w:author="Author">
        <w:del w:id="928" w:author="안희영" w:date="2022-04-15T09:42:00Z">
          <w:r w:rsidR="004F6681" w:rsidRPr="00441C2B" w:rsidDel="0044156C">
            <w:rPr>
              <w:lang w:eastAsia="ko-KR"/>
            </w:rPr>
            <w:delText>union (IoU</w:delText>
          </w:r>
        </w:del>
      </w:ins>
      <w:del w:id="929" w:author="안희영" w:date="2022-04-15T09:42:00Z">
        <w:r w:rsidRPr="00441C2B" w:rsidDel="0044156C">
          <w:rPr>
            <w:lang w:eastAsia="ko-KR"/>
          </w:rPr>
          <w:delText>) between a single predicted</w:delText>
        </w:r>
      </w:del>
      <w:ins w:id="930" w:author="Author">
        <w:del w:id="931" w:author="안희영" w:date="2022-04-15T09:42:00Z">
          <w:r w:rsidR="004F6681" w:rsidRPr="00441C2B" w:rsidDel="0044156C">
            <w:rPr>
              <w:lang w:eastAsia="ko-KR"/>
            </w:rPr>
            <w:delText xml:space="preserve"> </w:delText>
          </w:r>
        </w:del>
      </w:ins>
      <w:del w:id="932" w:author="안희영" w:date="2022-04-15T09:42:00Z">
        <w:r w:rsidRPr="00441C2B" w:rsidDel="0044156C">
          <w:rPr>
            <w:lang w:eastAsia="ko-KR"/>
          </w:rPr>
          <w:delText xml:space="preserve"> </w:delText>
        </w:r>
      </w:del>
      <w:r w:rsidRPr="00441C2B">
        <w:rPr>
          <w:lang w:eastAsia="ko-KR"/>
        </w:rPr>
        <w:t>object</w:t>
      </w:r>
      <w:ins w:id="933" w:author="Author">
        <w:r w:rsidR="004F6681" w:rsidRPr="00441C2B">
          <w:rPr>
            <w:lang w:eastAsia="ko-KR"/>
          </w:rPr>
          <w:t xml:space="preserve"> </w:t>
        </w:r>
      </w:ins>
    </w:p>
    <w:p w14:paraId="6EE9CA69" w14:textId="14A59D3A" w:rsidR="00736481" w:rsidRDefault="00BB204A" w:rsidP="00736481">
      <w:pPr>
        <w:pStyle w:val="ab"/>
        <w:rPr>
          <w:ins w:id="934" w:author="안희영" w:date="2022-04-14T10:55:00Z"/>
          <w:lang w:eastAsia="ko-KR"/>
        </w:rPr>
      </w:pPr>
      <w:r w:rsidRPr="00441C2B">
        <w:rPr>
          <w:lang w:eastAsia="ko-KR"/>
        </w:rPr>
        <w:t>and</w:t>
      </w:r>
      <w:r w:rsidRPr="00441C2B">
        <w:rPr>
          <w:rFonts w:hint="eastAsia"/>
          <w:lang w:eastAsia="ko-KR"/>
        </w:rPr>
        <w:t xml:space="preserve"> </w:t>
      </w:r>
      <w:r w:rsidRPr="00441C2B">
        <w:rPr>
          <w:lang w:eastAsia="ko-KR"/>
        </w:rPr>
        <w:t xml:space="preserve">its ground-truth object </w:t>
      </w:r>
      <w:del w:id="935" w:author="Author">
        <w:r w:rsidRPr="00441C2B" w:rsidDel="00DF1E7B">
          <w:rPr>
            <w:lang w:eastAsia="ko-KR"/>
          </w:rPr>
          <w:delText xml:space="preserve">is </w:delText>
        </w:r>
      </w:del>
      <w:ins w:id="936" w:author="Author">
        <w:r w:rsidR="00DF1E7B" w:rsidRPr="00441C2B">
          <w:rPr>
            <w:lang w:eastAsia="ko-KR"/>
          </w:rPr>
          <w:t xml:space="preserve">was </w:t>
        </w:r>
      </w:ins>
      <w:r w:rsidRPr="00441C2B">
        <w:rPr>
          <w:lang w:eastAsia="ko-KR"/>
        </w:rPr>
        <w:t xml:space="preserve">greater than 0.5, it </w:t>
      </w:r>
      <w:del w:id="937" w:author="Author">
        <w:r w:rsidRPr="00441C2B" w:rsidDel="00DF1E7B">
          <w:rPr>
            <w:lang w:eastAsia="ko-KR"/>
          </w:rPr>
          <w:delText xml:space="preserve">will </w:delText>
        </w:r>
      </w:del>
      <w:ins w:id="938" w:author="Author">
        <w:r w:rsidR="00DF1E7B" w:rsidRPr="00441C2B">
          <w:rPr>
            <w:lang w:eastAsia="ko-KR"/>
          </w:rPr>
          <w:t xml:space="preserve">was </w:t>
        </w:r>
      </w:ins>
      <w:del w:id="939" w:author="Author">
        <w:r w:rsidRPr="00441C2B" w:rsidDel="00DF1E7B">
          <w:rPr>
            <w:lang w:eastAsia="ko-KR"/>
          </w:rPr>
          <w:delText xml:space="preserve">be </w:delText>
        </w:r>
      </w:del>
      <w:r w:rsidRPr="00441C2B">
        <w:rPr>
          <w:lang w:eastAsia="ko-KR"/>
        </w:rPr>
        <w:t xml:space="preserve">considered as </w:t>
      </w:r>
      <w:del w:id="940" w:author="Author">
        <w:r w:rsidRPr="00441C2B" w:rsidDel="004F6681">
          <w:rPr>
            <w:lang w:eastAsia="ko-KR"/>
          </w:rPr>
          <w:delText>TP(T</w:delText>
        </w:r>
      </w:del>
      <w:ins w:id="941" w:author="Author">
        <w:r w:rsidR="004F6681" w:rsidRPr="00441C2B">
          <w:rPr>
            <w:lang w:eastAsia="ko-KR"/>
          </w:rPr>
          <w:t>t</w:t>
        </w:r>
      </w:ins>
      <w:r w:rsidRPr="00441C2B">
        <w:rPr>
          <w:lang w:eastAsia="ko-KR"/>
        </w:rPr>
        <w:t xml:space="preserve">rue </w:t>
      </w:r>
      <w:del w:id="942" w:author="Author">
        <w:r w:rsidRPr="00441C2B" w:rsidDel="004F6681">
          <w:rPr>
            <w:lang w:eastAsia="ko-KR"/>
          </w:rPr>
          <w:delText>Positive</w:delText>
        </w:r>
      </w:del>
      <w:ins w:id="943" w:author="Author">
        <w:r w:rsidR="004F6681" w:rsidRPr="00441C2B">
          <w:rPr>
            <w:lang w:eastAsia="ko-KR"/>
          </w:rPr>
          <w:t>positive (TP</w:t>
        </w:r>
      </w:ins>
      <w:r w:rsidRPr="00441C2B">
        <w:rPr>
          <w:lang w:eastAsia="ko-KR"/>
        </w:rPr>
        <w:t xml:space="preserve">), </w:t>
      </w:r>
      <w:del w:id="944" w:author="Author">
        <w:r w:rsidRPr="00441C2B" w:rsidDel="00DF1E7B">
          <w:rPr>
            <w:lang w:eastAsia="ko-KR"/>
          </w:rPr>
          <w:delText xml:space="preserve">otherwise </w:delText>
        </w:r>
      </w:del>
      <w:ins w:id="945" w:author="Author">
        <w:r w:rsidR="00DF1E7B" w:rsidRPr="00441C2B">
          <w:rPr>
            <w:lang w:eastAsia="ko-KR"/>
          </w:rPr>
          <w:t xml:space="preserve">else </w:t>
        </w:r>
      </w:ins>
      <w:del w:id="946" w:author="Author">
        <w:r w:rsidRPr="00441C2B" w:rsidDel="004F6681">
          <w:rPr>
            <w:lang w:eastAsia="ko-KR"/>
          </w:rPr>
          <w:delText>considered as FP(F</w:delText>
        </w:r>
      </w:del>
      <w:ins w:id="947" w:author="Author">
        <w:r w:rsidR="004F6681" w:rsidRPr="00441C2B">
          <w:rPr>
            <w:lang w:eastAsia="ko-KR"/>
          </w:rPr>
          <w:t>f</w:t>
        </w:r>
      </w:ins>
      <w:r w:rsidRPr="00441C2B">
        <w:rPr>
          <w:lang w:eastAsia="ko-KR"/>
        </w:rPr>
        <w:t xml:space="preserve">alse </w:t>
      </w:r>
      <w:del w:id="948" w:author="Author">
        <w:r w:rsidRPr="00441C2B" w:rsidDel="004F6681">
          <w:rPr>
            <w:lang w:eastAsia="ko-KR"/>
          </w:rPr>
          <w:delText>Positive</w:delText>
        </w:r>
      </w:del>
      <w:ins w:id="949" w:author="Author">
        <w:r w:rsidR="004F6681" w:rsidRPr="00441C2B">
          <w:rPr>
            <w:lang w:eastAsia="ko-KR"/>
          </w:rPr>
          <w:t>positive</w:t>
        </w:r>
      </w:ins>
      <w:del w:id="950" w:author="Author">
        <w:r w:rsidRPr="00441C2B" w:rsidDel="00BA56F9">
          <w:rPr>
            <w:lang w:eastAsia="ko-KR"/>
          </w:rPr>
          <w:delText>)</w:delText>
        </w:r>
      </w:del>
      <w:r w:rsidRPr="00441C2B">
        <w:rPr>
          <w:lang w:eastAsia="ko-KR"/>
        </w:rPr>
        <w:t xml:space="preserve">. SQ is defined as </w:t>
      </w:r>
      <w:ins w:id="951" w:author="Author">
        <w:r w:rsidR="004F6681" w:rsidRPr="00441C2B">
          <w:rPr>
            <w:lang w:eastAsia="ko-KR"/>
          </w:rPr>
          <w:t xml:space="preserve">the </w:t>
        </w:r>
      </w:ins>
      <w:r w:rsidRPr="00441C2B">
        <w:rPr>
          <w:lang w:eastAsia="ko-KR"/>
        </w:rPr>
        <w:t xml:space="preserve">summation of </w:t>
      </w:r>
      <w:proofErr w:type="spellStart"/>
      <w:r w:rsidRPr="00441C2B">
        <w:rPr>
          <w:lang w:eastAsia="ko-KR"/>
        </w:rPr>
        <w:t>IoU</w:t>
      </w:r>
      <w:proofErr w:type="spellEnd"/>
      <w:r w:rsidRPr="00441C2B">
        <w:rPr>
          <w:lang w:eastAsia="ko-KR"/>
        </w:rPr>
        <w:t xml:space="preserve"> for all</w:t>
      </w:r>
      <w:r w:rsidRPr="00441C2B">
        <w:rPr>
          <w:rFonts w:hint="eastAsia"/>
          <w:lang w:eastAsia="ko-KR"/>
        </w:rPr>
        <w:t xml:space="preserve"> </w:t>
      </w:r>
      <w:r w:rsidRPr="00441C2B">
        <w:rPr>
          <w:lang w:eastAsia="ko-KR"/>
        </w:rPr>
        <w:t xml:space="preserve">objects </w:t>
      </w:r>
      <w:del w:id="952" w:author="Author">
        <w:r w:rsidRPr="00441C2B" w:rsidDel="004F6681">
          <w:rPr>
            <w:lang w:eastAsia="ko-KR"/>
          </w:rPr>
          <w:delText xml:space="preserve">which </w:delText>
        </w:r>
      </w:del>
      <w:ins w:id="953" w:author="Author">
        <w:r w:rsidR="004F6681" w:rsidRPr="00441C2B">
          <w:rPr>
            <w:lang w:eastAsia="ko-KR"/>
          </w:rPr>
          <w:t xml:space="preserve">that </w:t>
        </w:r>
      </w:ins>
      <w:del w:id="954" w:author="Author">
        <w:r w:rsidRPr="00441C2B" w:rsidDel="004F6681">
          <w:rPr>
            <w:lang w:eastAsia="ko-KR"/>
          </w:rPr>
          <w:delText xml:space="preserve">is </w:delText>
        </w:r>
      </w:del>
      <w:ins w:id="955" w:author="Author">
        <w:r w:rsidR="004F6681" w:rsidRPr="00441C2B">
          <w:rPr>
            <w:lang w:eastAsia="ko-KR"/>
          </w:rPr>
          <w:t xml:space="preserve">are </w:t>
        </w:r>
      </w:ins>
      <w:ins w:id="956" w:author="안희영" w:date="2022-04-14T10:51:00Z">
        <w:r w:rsidR="00D2394E" w:rsidRPr="00441C2B">
          <w:rPr>
            <w:lang w:eastAsia="ko-KR"/>
          </w:rPr>
          <w:t>considered as TP divided by TP in an image.</w:t>
        </w:r>
        <w:r w:rsidR="00D2394E" w:rsidRPr="00441C2B">
          <w:rPr>
            <w:rFonts w:hint="eastAsia"/>
            <w:lang w:eastAsia="ko-KR"/>
          </w:rPr>
          <w:t xml:space="preserve"> </w:t>
        </w:r>
        <w:proofErr w:type="spellStart"/>
        <w:r w:rsidR="00D2394E" w:rsidRPr="00441C2B">
          <w:rPr>
            <w:lang w:eastAsia="ko-KR"/>
          </w:rPr>
          <w:t>mPQ</w:t>
        </w:r>
        <w:proofErr w:type="spellEnd"/>
        <w:r w:rsidR="00D2394E" w:rsidRPr="00441C2B">
          <w:rPr>
            <w:rFonts w:hint="eastAsia"/>
            <w:lang w:eastAsia="ko-KR"/>
          </w:rPr>
          <w:t xml:space="preserve"> </w:t>
        </w:r>
        <w:r w:rsidR="00D2394E" w:rsidRPr="00441C2B">
          <w:rPr>
            <w:lang w:eastAsia="ko-KR"/>
          </w:rPr>
          <w:t>is defined</w:t>
        </w:r>
      </w:ins>
    </w:p>
    <w:p w14:paraId="6CC2124E" w14:textId="77777777" w:rsidR="00CC296C" w:rsidRDefault="007D046C">
      <w:pPr>
        <w:pStyle w:val="ab"/>
        <w:rPr>
          <w:ins w:id="957" w:author="안희영" w:date="2022-04-14T11:42:00Z"/>
          <w:lang w:eastAsia="ko-KR"/>
        </w:rPr>
      </w:pPr>
      <w:ins w:id="958" w:author="안희영" w:date="2022-04-14T10:55:00Z">
        <w:r w:rsidRPr="00441C2B">
          <w:rPr>
            <w:lang w:eastAsia="ko-KR"/>
          </w:rPr>
          <w:t xml:space="preserve">as the average of </w:t>
        </w:r>
      </w:ins>
      <m:oMath>
        <m:sSub>
          <m:sSubPr>
            <m:ctrlPr>
              <w:ins w:id="959" w:author="안희영" w:date="2022-04-14T10:55:00Z">
                <w:rPr>
                  <w:rFonts w:ascii="Cambria Math" w:hAnsi="Cambria Math"/>
                  <w:iCs/>
                  <w:lang w:eastAsia="ko-KR"/>
                </w:rPr>
              </w:ins>
            </m:ctrlPr>
          </m:sSubPr>
          <m:e>
            <m:r>
              <w:ins w:id="960" w:author="안희영" w:date="2022-04-14T10:55:00Z">
                <m:rPr>
                  <m:nor/>
                </m:rPr>
                <w:rPr>
                  <w:iCs/>
                  <w:lang w:eastAsia="ko-KR"/>
                </w:rPr>
                <m:t>PQ</m:t>
              </w:ins>
            </m:r>
          </m:e>
          <m:sub>
            <m:r>
              <w:ins w:id="961" w:author="안희영" w:date="2022-04-14T10:55:00Z">
                <m:rPr>
                  <m:nor/>
                </m:rPr>
                <w:rPr>
                  <w:iCs/>
                  <w:lang w:eastAsia="ko-KR"/>
                </w:rPr>
                <m:t>t</m:t>
              </w:ins>
            </m:r>
          </m:sub>
        </m:sSub>
      </m:oMath>
      <w:ins w:id="962" w:author="안희영" w:date="2022-04-14T10:55:00Z">
        <w:r w:rsidRPr="00441C2B">
          <w:rPr>
            <w:iCs/>
            <w:lang w:eastAsia="ko-KR"/>
          </w:rPr>
          <w:t xml:space="preserve"> </w:t>
        </w:r>
        <w:r w:rsidRPr="00441C2B">
          <w:rPr>
            <w:lang w:eastAsia="ko-KR"/>
          </w:rPr>
          <w:t xml:space="preserve">for each type </w:t>
        </w:r>
        <w:r w:rsidRPr="00C0058B">
          <w:rPr>
            <w:lang w:eastAsia="ko-KR"/>
            <w:rPrChange w:id="963" w:author="안희영" w:date="2022-04-15T10:50:00Z">
              <w:rPr>
                <w:i/>
                <w:iCs/>
                <w:lang w:eastAsia="ko-KR"/>
              </w:rPr>
            </w:rPrChange>
          </w:rPr>
          <w:t>t</w:t>
        </w:r>
        <w:r w:rsidRPr="00441C2B">
          <w:rPr>
            <w:i/>
            <w:iCs/>
            <w:lang w:eastAsia="ko-KR"/>
          </w:rPr>
          <w:t xml:space="preserve">. </w:t>
        </w:r>
        <w:r w:rsidRPr="00441C2B">
          <w:rPr>
            <w:lang w:eastAsia="ko-KR"/>
          </w:rPr>
          <w:t>All experiments were</w:t>
        </w:r>
      </w:ins>
      <w:ins w:id="964" w:author="안희영" w:date="2022-04-14T10:57:00Z">
        <w:r w:rsidRPr="007D046C">
          <w:rPr>
            <w:lang w:eastAsia="ko-KR"/>
          </w:rPr>
          <w:t xml:space="preserve"> </w:t>
        </w:r>
        <w:r w:rsidRPr="00441C2B">
          <w:rPr>
            <w:lang w:eastAsia="ko-KR"/>
          </w:rPr>
          <w:t xml:space="preserve">conducted under the five-fold cross-validation settings and all </w:t>
        </w:r>
      </w:ins>
    </w:p>
    <w:p w14:paraId="321DE8EB" w14:textId="56E0FD0A" w:rsidR="00CC296C" w:rsidRDefault="006D1C23">
      <w:pPr>
        <w:pStyle w:val="ab"/>
        <w:rPr>
          <w:ins w:id="965" w:author="안희영" w:date="2022-04-14T11:42:00Z"/>
          <w:lang w:eastAsia="ko-KR"/>
        </w:rPr>
      </w:pPr>
      <w:ins w:id="966" w:author="안희영" w:date="2022-04-14T13:41:00Z">
        <w:r w:rsidRPr="00441C2B">
          <w:rPr>
            <w:lang w:eastAsia="ko-KR"/>
          </w:rPr>
          <w:t>scores were the average of all folds. Table 1 summarizes the</w:t>
        </w:r>
      </w:ins>
    </w:p>
    <w:p w14:paraId="1E3FE4CD" w14:textId="143952D5" w:rsidR="00CC296C" w:rsidRPr="00CC296C" w:rsidRDefault="00CC296C">
      <w:pPr>
        <w:pStyle w:val="ae"/>
        <w:keepNext/>
        <w:jc w:val="left"/>
        <w:rPr>
          <w:ins w:id="967" w:author="안희영" w:date="2022-04-14T11:43:00Z"/>
        </w:rPr>
      </w:pPr>
      <w:ins w:id="968" w:author="안희영" w:date="2022-04-14T11:42:00Z">
        <w:r w:rsidRPr="00441C2B">
          <w:rPr>
            <w:b/>
            <w:bCs/>
          </w:rPr>
          <w:lastRenderedPageBreak/>
          <w:t>Table 3.</w:t>
        </w:r>
        <w:r w:rsidRPr="00441C2B">
          <w:t xml:space="preserve"> Comparative results according to α</w:t>
        </w:r>
      </w:ins>
    </w:p>
    <w:tbl>
      <w:tblPr>
        <w:tblStyle w:val="aff8"/>
        <w:tblpPr w:leftFromText="142" w:rightFromText="142" w:vertAnchor="text" w:horzAnchor="margin" w:tblpY="-33"/>
        <w:tblOverlap w:val="never"/>
        <w:tblW w:w="0" w:type="auto"/>
        <w:tblLook w:val="04A0" w:firstRow="1" w:lastRow="0" w:firstColumn="1" w:lastColumn="0" w:noHBand="0" w:noVBand="1"/>
        <w:tblPrChange w:id="969" w:author="안희영" w:date="2022-04-15T09:15:00Z">
          <w:tblPr>
            <w:tblStyle w:val="aff8"/>
            <w:tblpPr w:leftFromText="142" w:rightFromText="142" w:vertAnchor="text" w:horzAnchor="margin" w:tblpY="137"/>
            <w:tblOverlap w:val="never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3114"/>
        <w:gridCol w:w="1701"/>
        <w:tblGridChange w:id="970">
          <w:tblGrid>
            <w:gridCol w:w="3114"/>
            <w:gridCol w:w="1701"/>
          </w:tblGrid>
        </w:tblGridChange>
      </w:tblGrid>
      <w:tr w:rsidR="00CC296C" w:rsidRPr="00441C2B" w14:paraId="572FD93A" w14:textId="77777777" w:rsidTr="00E834DC">
        <w:trPr>
          <w:trHeight w:val="132"/>
          <w:ins w:id="971" w:author="안희영" w:date="2022-04-14T11:43:00Z"/>
          <w:trPrChange w:id="972" w:author="안희영" w:date="2022-04-15T09:15:00Z">
            <w:trPr>
              <w:trHeight w:val="132"/>
            </w:trPr>
          </w:trPrChange>
        </w:trPr>
        <w:tc>
          <w:tcPr>
            <w:tcW w:w="3114" w:type="dxa"/>
            <w:tcPrChange w:id="973" w:author="안희영" w:date="2022-04-15T09:15:00Z">
              <w:tcPr>
                <w:tcW w:w="3114" w:type="dxa"/>
              </w:tcPr>
            </w:tcPrChange>
          </w:tcPr>
          <w:p w14:paraId="2B82EAFA" w14:textId="77777777" w:rsidR="00CC296C" w:rsidRPr="00441C2B" w:rsidRDefault="00CC296C" w:rsidP="00E834DC">
            <w:pPr>
              <w:rPr>
                <w:ins w:id="974" w:author="안희영" w:date="2022-04-14T11:43:00Z"/>
                <w:b/>
                <w:bCs/>
              </w:rPr>
            </w:pPr>
            <w:ins w:id="975" w:author="안희영" w:date="2022-04-14T11:43:00Z">
              <w:r w:rsidRPr="00441C2B">
                <w:rPr>
                  <w:b/>
                  <w:bCs/>
                  <w:sz w:val="16"/>
                  <w:szCs w:val="16"/>
                  <w:lang w:eastAsia="ko-KR"/>
                </w:rPr>
                <w:t>Random Level</w:t>
              </w:r>
              <w:r w:rsidRPr="00441C2B">
                <w:rPr>
                  <w:rFonts w:hint="eastAsia"/>
                  <w:b/>
                  <w:bCs/>
                  <w:sz w:val="16"/>
                  <w:szCs w:val="16"/>
                  <w:lang w:eastAsia="ko-KR"/>
                </w:rPr>
                <w:t xml:space="preserve"> </w:t>
              </w:r>
              <w:r w:rsidRPr="00441C2B">
                <w:rPr>
                  <w:b/>
                  <w:bCs/>
                  <w:sz w:val="16"/>
                  <w:szCs w:val="16"/>
                  <w:lang w:eastAsia="ko-KR"/>
                </w:rPr>
                <w:t xml:space="preserve">     </w:t>
              </w:r>
              <w:r w:rsidRPr="00441C2B">
                <w:rPr>
                  <w:rFonts w:hint="eastAsia"/>
                  <w:b/>
                  <w:bCs/>
                  <w:sz w:val="16"/>
                  <w:szCs w:val="16"/>
                  <w:lang w:eastAsia="ko-KR"/>
                </w:rPr>
                <w:t>S</w:t>
              </w:r>
              <w:r w:rsidRPr="00441C2B">
                <w:rPr>
                  <w:b/>
                  <w:bCs/>
                  <w:sz w:val="16"/>
                  <w:szCs w:val="16"/>
                  <w:lang w:eastAsia="ko-KR"/>
                </w:rPr>
                <w:t>ource Level</w:t>
              </w:r>
              <w:r w:rsidRPr="00441C2B">
                <w:rPr>
                  <w:b/>
                  <w:bCs/>
                </w:rPr>
                <w:t xml:space="preserve"> </w:t>
              </w:r>
              <w:r w:rsidRPr="00441C2B">
                <w:rPr>
                  <w:rFonts w:hint="eastAsia"/>
                  <w:b/>
                  <w:bCs/>
                  <w:lang w:eastAsia="ko-KR"/>
                </w:rPr>
                <w:t xml:space="preserve"> </w:t>
              </w:r>
              <w:r w:rsidRPr="00441C2B">
                <w:rPr>
                  <w:b/>
                  <w:bCs/>
                  <w:lang w:eastAsia="ko-KR"/>
                </w:rPr>
                <w:t xml:space="preserve">     </w:t>
              </w:r>
              <w:r w:rsidRPr="00441C2B">
                <w:rPr>
                  <w:b/>
                  <w:bCs/>
                  <w:sz w:val="20"/>
                </w:rPr>
                <w:t>α</w:t>
              </w:r>
            </w:ins>
          </w:p>
        </w:tc>
        <w:tc>
          <w:tcPr>
            <w:tcW w:w="1701" w:type="dxa"/>
            <w:tcPrChange w:id="976" w:author="안희영" w:date="2022-04-15T09:15:00Z">
              <w:tcPr>
                <w:tcW w:w="1701" w:type="dxa"/>
              </w:tcPr>
            </w:tcPrChange>
          </w:tcPr>
          <w:p w14:paraId="587D3A3B" w14:textId="77777777" w:rsidR="00CC296C" w:rsidRPr="00441C2B" w:rsidRDefault="00CC296C" w:rsidP="00E834DC">
            <w:pPr>
              <w:ind w:firstLineChars="50" w:firstLine="80"/>
              <w:rPr>
                <w:ins w:id="977" w:author="안희영" w:date="2022-04-14T11:43:00Z"/>
                <w:b/>
                <w:bCs/>
                <w:sz w:val="16"/>
                <w:szCs w:val="16"/>
                <w:lang w:eastAsia="ko-KR"/>
              </w:rPr>
            </w:pPr>
            <w:ins w:id="978" w:author="안희영" w:date="2022-04-14T11:43:00Z">
              <w:r w:rsidRPr="00441C2B">
                <w:rPr>
                  <w:rFonts w:hint="eastAsia"/>
                  <w:b/>
                  <w:bCs/>
                  <w:sz w:val="16"/>
                  <w:szCs w:val="16"/>
                  <w:lang w:eastAsia="ko-KR"/>
                </w:rPr>
                <w:t>P</w:t>
              </w:r>
              <w:r w:rsidRPr="00441C2B">
                <w:rPr>
                  <w:b/>
                  <w:bCs/>
                  <w:sz w:val="16"/>
                  <w:szCs w:val="16"/>
                  <w:lang w:eastAsia="ko-KR"/>
                </w:rPr>
                <w:t>Q</w:t>
              </w:r>
              <w:r w:rsidRPr="00441C2B">
                <w:rPr>
                  <w:rFonts w:hint="eastAsia"/>
                  <w:b/>
                  <w:bCs/>
                  <w:sz w:val="16"/>
                  <w:szCs w:val="16"/>
                  <w:lang w:eastAsia="ko-KR"/>
                </w:rPr>
                <w:t xml:space="preserve"> </w:t>
              </w:r>
              <w:r w:rsidRPr="00441C2B">
                <w:rPr>
                  <w:b/>
                  <w:bCs/>
                  <w:sz w:val="16"/>
                  <w:szCs w:val="16"/>
                  <w:lang w:eastAsia="ko-KR"/>
                </w:rPr>
                <w:t xml:space="preserve">              </w:t>
              </w:r>
              <w:proofErr w:type="spellStart"/>
              <w:r w:rsidRPr="00441C2B">
                <w:rPr>
                  <w:rFonts w:hint="eastAsia"/>
                  <w:b/>
                  <w:bCs/>
                  <w:sz w:val="16"/>
                  <w:szCs w:val="16"/>
                  <w:lang w:eastAsia="ko-KR"/>
                </w:rPr>
                <w:t>m</w:t>
              </w:r>
              <w:r w:rsidRPr="00441C2B">
                <w:rPr>
                  <w:b/>
                  <w:bCs/>
                  <w:sz w:val="16"/>
                  <w:szCs w:val="16"/>
                  <w:lang w:eastAsia="ko-KR"/>
                </w:rPr>
                <w:t>PQ</w:t>
              </w:r>
              <w:proofErr w:type="spellEnd"/>
            </w:ins>
          </w:p>
        </w:tc>
      </w:tr>
      <w:tr w:rsidR="00CC296C" w:rsidRPr="00441C2B" w14:paraId="15754528" w14:textId="77777777" w:rsidTr="00E834DC">
        <w:trPr>
          <w:trHeight w:val="831"/>
          <w:ins w:id="979" w:author="안희영" w:date="2022-04-14T11:43:00Z"/>
          <w:trPrChange w:id="980" w:author="안희영" w:date="2022-04-15T09:15:00Z">
            <w:trPr>
              <w:trHeight w:val="831"/>
            </w:trPr>
          </w:trPrChange>
        </w:trPr>
        <w:tc>
          <w:tcPr>
            <w:tcW w:w="3114" w:type="dxa"/>
            <w:tcPrChange w:id="981" w:author="안희영" w:date="2022-04-15T09:15:00Z">
              <w:tcPr>
                <w:tcW w:w="3114" w:type="dxa"/>
              </w:tcPr>
            </w:tcPrChange>
          </w:tcPr>
          <w:p w14:paraId="61AD6035" w14:textId="77777777" w:rsidR="00CC296C" w:rsidRPr="00441C2B" w:rsidRDefault="00CC296C" w:rsidP="00E834DC">
            <w:pPr>
              <w:ind w:firstLineChars="250" w:firstLine="400"/>
              <w:rPr>
                <w:ins w:id="982" w:author="안희영" w:date="2022-04-14T11:43:00Z"/>
                <w:sz w:val="16"/>
                <w:szCs w:val="16"/>
                <w:lang w:eastAsia="ko-KR"/>
              </w:rPr>
            </w:pPr>
            <w:ins w:id="983" w:author="안희영" w:date="2022-04-14T11:43:00Z">
              <w:r w:rsidRPr="00441C2B">
                <w:rPr>
                  <w:rFonts w:ascii="MS Mincho" w:eastAsia="MS Mincho" w:hAnsi="MS Mincho" w:cs="MS Mincho" w:hint="eastAsia"/>
                  <w:sz w:val="16"/>
                  <w:szCs w:val="16"/>
                </w:rPr>
                <w:t>✓</w:t>
              </w:r>
              <w:r w:rsidRPr="00441C2B">
                <w:rPr>
                  <w:rFonts w:ascii="MS Mincho" w:hAnsi="MS Mincho" w:cs="MS Mincho" w:hint="eastAsia"/>
                  <w:sz w:val="16"/>
                  <w:szCs w:val="16"/>
                  <w:lang w:eastAsia="ko-KR"/>
                </w:rPr>
                <w:t xml:space="preserve"> </w:t>
              </w:r>
              <w:r w:rsidRPr="00441C2B">
                <w:rPr>
                  <w:sz w:val="16"/>
                  <w:szCs w:val="16"/>
                  <w:lang w:eastAsia="ko-KR"/>
                </w:rPr>
                <w:t xml:space="preserve">                                              Soft</w:t>
              </w:r>
            </w:ins>
          </w:p>
          <w:p w14:paraId="5350BECC" w14:textId="77777777" w:rsidR="00CC296C" w:rsidRPr="00441C2B" w:rsidRDefault="00CC296C" w:rsidP="00E834DC">
            <w:pPr>
              <w:jc w:val="center"/>
              <w:rPr>
                <w:ins w:id="984" w:author="안희영" w:date="2022-04-14T11:43:00Z"/>
                <w:sz w:val="16"/>
                <w:szCs w:val="16"/>
              </w:rPr>
            </w:pPr>
            <w:ins w:id="985" w:author="안희영" w:date="2022-04-14T11:43:00Z">
              <w:r w:rsidRPr="00441C2B">
                <w:rPr>
                  <w:rFonts w:ascii="MS Mincho" w:hAnsi="MS Mincho" w:cs="MS Mincho" w:hint="eastAsia"/>
                  <w:sz w:val="16"/>
                  <w:szCs w:val="16"/>
                  <w:lang w:eastAsia="ko-KR"/>
                </w:rPr>
                <w:t xml:space="preserve"> </w:t>
              </w:r>
              <w:r w:rsidRPr="00441C2B">
                <w:rPr>
                  <w:rFonts w:ascii="MS Mincho" w:hAnsi="MS Mincho" w:cs="MS Mincho"/>
                  <w:sz w:val="16"/>
                  <w:szCs w:val="16"/>
                  <w:lang w:eastAsia="ko-KR"/>
                </w:rPr>
                <w:t xml:space="preserve">             </w:t>
              </w:r>
              <w:r w:rsidRPr="00441C2B">
                <w:rPr>
                  <w:rFonts w:ascii="MS Mincho" w:hAnsi="MS Mincho" w:cs="MS Mincho"/>
                  <w:szCs w:val="24"/>
                  <w:lang w:eastAsia="ko-KR"/>
                </w:rPr>
                <w:t xml:space="preserve">   </w:t>
              </w:r>
              <w:r w:rsidRPr="00441C2B">
                <w:rPr>
                  <w:rFonts w:ascii="MS Mincho" w:eastAsia="MS Mincho" w:hAnsi="MS Mincho" w:cs="MS Mincho" w:hint="eastAsia"/>
                  <w:sz w:val="16"/>
                  <w:szCs w:val="16"/>
                </w:rPr>
                <w:t>✓</w:t>
              </w:r>
              <w:r w:rsidRPr="00441C2B">
                <w:rPr>
                  <w:sz w:val="16"/>
                  <w:szCs w:val="16"/>
                  <w:lang w:eastAsia="ko-KR"/>
                </w:rPr>
                <w:t xml:space="preserve">                </w:t>
              </w:r>
              <w:r w:rsidRPr="00441C2B">
                <w:rPr>
                  <w:sz w:val="8"/>
                  <w:szCs w:val="8"/>
                  <w:lang w:eastAsia="ko-KR"/>
                </w:rPr>
                <w:t xml:space="preserve">   </w:t>
              </w:r>
              <w:r w:rsidRPr="00441C2B">
                <w:rPr>
                  <w:sz w:val="16"/>
                  <w:szCs w:val="16"/>
                  <w:lang w:eastAsia="ko-KR"/>
                </w:rPr>
                <w:t>Soft</w:t>
              </w:r>
            </w:ins>
          </w:p>
          <w:p w14:paraId="5BB48760" w14:textId="77777777" w:rsidR="00CC296C" w:rsidRPr="00441C2B" w:rsidRDefault="00CC296C" w:rsidP="00E834DC">
            <w:pPr>
              <w:ind w:firstLineChars="250" w:firstLine="400"/>
              <w:rPr>
                <w:ins w:id="986" w:author="안희영" w:date="2022-04-14T11:43:00Z"/>
                <w:rFonts w:ascii="MS Mincho" w:eastAsia="MS Mincho" w:hAnsi="MS Mincho" w:cs="MS Mincho"/>
                <w:sz w:val="16"/>
                <w:szCs w:val="16"/>
              </w:rPr>
            </w:pPr>
            <w:ins w:id="987" w:author="안희영" w:date="2022-04-14T11:43:00Z">
              <w:r w:rsidRPr="00441C2B">
                <w:rPr>
                  <w:rFonts w:ascii="MS Mincho" w:eastAsia="MS Mincho" w:hAnsi="MS Mincho" w:cs="MS Mincho" w:hint="eastAsia"/>
                  <w:sz w:val="16"/>
                  <w:szCs w:val="16"/>
                </w:rPr>
                <w:t>✓</w:t>
              </w:r>
              <w:r w:rsidRPr="00441C2B">
                <w:rPr>
                  <w:rFonts w:ascii="MS Mincho" w:hAnsi="MS Mincho" w:cs="MS Mincho" w:hint="eastAsia"/>
                  <w:sz w:val="16"/>
                  <w:szCs w:val="16"/>
                  <w:lang w:eastAsia="ko-KR"/>
                </w:rPr>
                <w:t xml:space="preserve"> </w:t>
              </w:r>
              <w:r w:rsidRPr="00441C2B">
                <w:rPr>
                  <w:sz w:val="16"/>
                  <w:szCs w:val="16"/>
                  <w:lang w:eastAsia="ko-KR"/>
                </w:rPr>
                <w:t xml:space="preserve">                                              </w:t>
              </w:r>
              <w:r w:rsidRPr="00441C2B">
                <w:rPr>
                  <w:rFonts w:hint="eastAsia"/>
                  <w:sz w:val="16"/>
                  <w:szCs w:val="16"/>
                  <w:lang w:eastAsia="ko-KR"/>
                </w:rPr>
                <w:t>H</w:t>
              </w:r>
              <w:r w:rsidRPr="00441C2B">
                <w:rPr>
                  <w:sz w:val="16"/>
                  <w:szCs w:val="16"/>
                  <w:lang w:eastAsia="ko-KR"/>
                </w:rPr>
                <w:t>ard</w:t>
              </w:r>
            </w:ins>
          </w:p>
          <w:p w14:paraId="37BA63F6" w14:textId="77777777" w:rsidR="00CC296C" w:rsidRPr="00441C2B" w:rsidRDefault="00CC296C" w:rsidP="00E834DC">
            <w:pPr>
              <w:jc w:val="center"/>
              <w:rPr>
                <w:ins w:id="988" w:author="안희영" w:date="2022-04-14T11:43:00Z"/>
                <w:sz w:val="16"/>
                <w:szCs w:val="16"/>
              </w:rPr>
            </w:pPr>
            <w:ins w:id="989" w:author="안희영" w:date="2022-04-14T11:43:00Z">
              <w:r w:rsidRPr="00441C2B">
                <w:rPr>
                  <w:rFonts w:ascii="MS Mincho" w:hAnsi="MS Mincho" w:cs="MS Mincho" w:hint="eastAsia"/>
                  <w:sz w:val="16"/>
                  <w:szCs w:val="16"/>
                  <w:lang w:eastAsia="ko-KR"/>
                </w:rPr>
                <w:t xml:space="preserve"> </w:t>
              </w:r>
              <w:r w:rsidRPr="00441C2B">
                <w:rPr>
                  <w:rFonts w:ascii="MS Mincho" w:hAnsi="MS Mincho" w:cs="MS Mincho"/>
                  <w:sz w:val="16"/>
                  <w:szCs w:val="16"/>
                  <w:lang w:eastAsia="ko-KR"/>
                </w:rPr>
                <w:t xml:space="preserve">                  </w:t>
              </w:r>
              <w:r w:rsidRPr="00441C2B">
                <w:rPr>
                  <w:rFonts w:ascii="MS Mincho" w:eastAsia="MS Mincho" w:hAnsi="MS Mincho" w:cs="MS Mincho" w:hint="eastAsia"/>
                  <w:sz w:val="16"/>
                  <w:szCs w:val="16"/>
                </w:rPr>
                <w:t>✓</w:t>
              </w:r>
              <w:r w:rsidRPr="00441C2B">
                <w:rPr>
                  <w:sz w:val="16"/>
                  <w:szCs w:val="16"/>
                  <w:lang w:eastAsia="ko-KR"/>
                </w:rPr>
                <w:t xml:space="preserve">                </w:t>
              </w:r>
              <w:r w:rsidRPr="00441C2B">
                <w:rPr>
                  <w:sz w:val="8"/>
                  <w:szCs w:val="8"/>
                  <w:lang w:eastAsia="ko-KR"/>
                </w:rPr>
                <w:t xml:space="preserve">   </w:t>
              </w:r>
              <w:r w:rsidRPr="00441C2B">
                <w:rPr>
                  <w:sz w:val="16"/>
                  <w:szCs w:val="16"/>
                  <w:lang w:eastAsia="ko-KR"/>
                </w:rPr>
                <w:t>Hard</w:t>
              </w:r>
            </w:ins>
          </w:p>
        </w:tc>
        <w:tc>
          <w:tcPr>
            <w:tcW w:w="1701" w:type="dxa"/>
            <w:tcPrChange w:id="990" w:author="안희영" w:date="2022-04-15T09:15:00Z">
              <w:tcPr>
                <w:tcW w:w="1701" w:type="dxa"/>
              </w:tcPr>
            </w:tcPrChange>
          </w:tcPr>
          <w:p w14:paraId="0499B867" w14:textId="77777777" w:rsidR="00CC296C" w:rsidRPr="00441C2B" w:rsidRDefault="00CC296C" w:rsidP="00E834DC">
            <w:pPr>
              <w:spacing w:line="276" w:lineRule="auto"/>
              <w:ind w:firstLineChars="50" w:firstLine="80"/>
              <w:rPr>
                <w:ins w:id="991" w:author="안희영" w:date="2022-04-14T11:43:00Z"/>
                <w:sz w:val="16"/>
                <w:szCs w:val="16"/>
                <w:lang w:eastAsia="ko-KR"/>
              </w:rPr>
            </w:pPr>
            <w:ins w:id="992" w:author="안희영" w:date="2022-04-14T11:43:00Z">
              <w:r w:rsidRPr="00441C2B">
                <w:rPr>
                  <w:rFonts w:hint="eastAsia"/>
                  <w:sz w:val="16"/>
                  <w:szCs w:val="16"/>
                  <w:lang w:eastAsia="ko-KR"/>
                </w:rPr>
                <w:t>6</w:t>
              </w:r>
              <w:r w:rsidRPr="00441C2B">
                <w:rPr>
                  <w:sz w:val="16"/>
                  <w:szCs w:val="16"/>
                  <w:lang w:eastAsia="ko-KR"/>
                </w:rPr>
                <w:t>4.48            52.71</w:t>
              </w:r>
            </w:ins>
          </w:p>
          <w:p w14:paraId="1843E757" w14:textId="77777777" w:rsidR="00CC296C" w:rsidRPr="00441C2B" w:rsidRDefault="00CC296C" w:rsidP="00E834DC">
            <w:pPr>
              <w:spacing w:line="276" w:lineRule="auto"/>
              <w:ind w:firstLineChars="50" w:firstLine="80"/>
              <w:rPr>
                <w:ins w:id="993" w:author="안희영" w:date="2022-04-14T11:43:00Z"/>
                <w:sz w:val="16"/>
                <w:szCs w:val="16"/>
                <w:lang w:eastAsia="ko-KR"/>
              </w:rPr>
            </w:pPr>
            <w:ins w:id="994" w:author="안희영" w:date="2022-04-14T11:43:00Z">
              <w:r w:rsidRPr="00441C2B">
                <w:rPr>
                  <w:rFonts w:hint="eastAsia"/>
                  <w:sz w:val="16"/>
                  <w:szCs w:val="16"/>
                  <w:lang w:eastAsia="ko-KR"/>
                </w:rPr>
                <w:t>6</w:t>
              </w:r>
              <w:r w:rsidRPr="00441C2B">
                <w:rPr>
                  <w:sz w:val="16"/>
                  <w:szCs w:val="16"/>
                  <w:lang w:eastAsia="ko-KR"/>
                </w:rPr>
                <w:t>4.48            52.9</w:t>
              </w:r>
            </w:ins>
          </w:p>
          <w:p w14:paraId="000EB69F" w14:textId="77777777" w:rsidR="00CC296C" w:rsidRPr="00441C2B" w:rsidRDefault="00CC296C" w:rsidP="00E834DC">
            <w:pPr>
              <w:spacing w:line="276" w:lineRule="auto"/>
              <w:ind w:firstLineChars="50" w:firstLine="80"/>
              <w:rPr>
                <w:ins w:id="995" w:author="안희영" w:date="2022-04-14T11:43:00Z"/>
                <w:sz w:val="16"/>
                <w:szCs w:val="16"/>
                <w:lang w:eastAsia="ko-KR"/>
              </w:rPr>
            </w:pPr>
            <w:ins w:id="996" w:author="안희영" w:date="2022-04-14T11:43:00Z">
              <w:r w:rsidRPr="00441C2B">
                <w:rPr>
                  <w:rFonts w:hint="eastAsia"/>
                  <w:sz w:val="16"/>
                  <w:szCs w:val="16"/>
                  <w:lang w:eastAsia="ko-KR"/>
                </w:rPr>
                <w:t>6</w:t>
              </w:r>
              <w:r w:rsidRPr="00441C2B">
                <w:rPr>
                  <w:sz w:val="16"/>
                  <w:szCs w:val="16"/>
                  <w:lang w:eastAsia="ko-KR"/>
                </w:rPr>
                <w:t>4.51            52.83</w:t>
              </w:r>
            </w:ins>
          </w:p>
          <w:p w14:paraId="4F80A636" w14:textId="77777777" w:rsidR="00CC296C" w:rsidRPr="00441C2B" w:rsidRDefault="00CC296C" w:rsidP="00E834DC">
            <w:pPr>
              <w:spacing w:line="276" w:lineRule="auto"/>
              <w:ind w:firstLineChars="50" w:firstLine="80"/>
              <w:rPr>
                <w:ins w:id="997" w:author="안희영" w:date="2022-04-14T11:43:00Z"/>
                <w:b/>
                <w:bCs/>
                <w:sz w:val="22"/>
                <w:szCs w:val="22"/>
                <w:lang w:eastAsia="ko-KR"/>
              </w:rPr>
            </w:pPr>
            <w:ins w:id="998" w:author="안희영" w:date="2022-04-14T11:43:00Z">
              <w:r w:rsidRPr="00441C2B">
                <w:rPr>
                  <w:rFonts w:hint="eastAsia"/>
                  <w:b/>
                  <w:bCs/>
                  <w:sz w:val="16"/>
                  <w:szCs w:val="16"/>
                  <w:lang w:eastAsia="ko-KR"/>
                </w:rPr>
                <w:t>6</w:t>
              </w:r>
              <w:r w:rsidRPr="00441C2B">
                <w:rPr>
                  <w:b/>
                  <w:bCs/>
                  <w:sz w:val="16"/>
                  <w:szCs w:val="16"/>
                  <w:lang w:eastAsia="ko-KR"/>
                </w:rPr>
                <w:t>4.52            52.9</w:t>
              </w:r>
            </w:ins>
          </w:p>
        </w:tc>
      </w:tr>
    </w:tbl>
    <w:p w14:paraId="22C55994" w14:textId="080A550A" w:rsidR="00CC296C" w:rsidRPr="00CC296C" w:rsidRDefault="00CC296C" w:rsidP="00CC296C">
      <w:pPr>
        <w:rPr>
          <w:ins w:id="999" w:author="안희영" w:date="2022-04-14T11:43:00Z"/>
          <w:sz w:val="8"/>
          <w:szCs w:val="8"/>
          <w:rPrChange w:id="1000" w:author="안희영" w:date="2022-04-14T11:44:00Z">
            <w:rPr>
              <w:ins w:id="1001" w:author="안희영" w:date="2022-04-14T11:43:00Z"/>
            </w:rPr>
          </w:rPrChange>
        </w:rPr>
      </w:pPr>
    </w:p>
    <w:p w14:paraId="22BFB9AC" w14:textId="77777777" w:rsidR="0044156C" w:rsidRPr="00CC296C" w:rsidRDefault="0044156C" w:rsidP="0044156C">
      <w:pPr>
        <w:pStyle w:val="ae"/>
        <w:keepNext/>
        <w:jc w:val="left"/>
        <w:rPr>
          <w:ins w:id="1002" w:author="안희영" w:date="2022-04-15T09:44:00Z"/>
          <w:lang w:eastAsia="ko-KR"/>
        </w:rPr>
      </w:pPr>
      <w:ins w:id="1003" w:author="안희영" w:date="2022-04-15T09:44:00Z">
        <w:r w:rsidRPr="00441C2B">
          <w:rPr>
            <w:b/>
            <w:bCs/>
          </w:rPr>
          <w:t>Table 4.</w:t>
        </w:r>
        <w:r w:rsidRPr="00441C2B">
          <w:t xml:space="preserve"> Comparative results according to </w:t>
        </w:r>
        <w:r w:rsidRPr="00441C2B">
          <w:rPr>
            <w:rFonts w:hint="eastAsia"/>
            <w:lang w:eastAsia="ko-KR"/>
          </w:rPr>
          <w:t>a</w:t>
        </w:r>
        <w:r w:rsidRPr="00441C2B">
          <w:rPr>
            <w:lang w:eastAsia="ko-KR"/>
          </w:rPr>
          <w:t>pplication of overlapping in copy–paste.</w:t>
        </w:r>
      </w:ins>
    </w:p>
    <w:p w14:paraId="23056A78" w14:textId="77777777" w:rsidR="00CC296C" w:rsidRPr="0044156C" w:rsidRDefault="00CC296C">
      <w:pPr>
        <w:pStyle w:val="ab"/>
        <w:rPr>
          <w:ins w:id="1004" w:author="안희영" w:date="2022-04-14T11:42:00Z"/>
          <w:lang w:eastAsia="ko-KR"/>
        </w:rPr>
      </w:pPr>
    </w:p>
    <w:p w14:paraId="015EDE93" w14:textId="764B38EA" w:rsidR="007B28BF" w:rsidRDefault="007D046C">
      <w:pPr>
        <w:pStyle w:val="ab"/>
        <w:rPr>
          <w:ins w:id="1005" w:author="안희영" w:date="2022-04-14T10:33:00Z"/>
          <w:lang w:eastAsia="ko-KR"/>
        </w:rPr>
      </w:pPr>
      <w:proofErr w:type="gramStart"/>
      <w:ins w:id="1006" w:author="안희영" w:date="2022-04-14T10:57:00Z">
        <w:r w:rsidRPr="00441C2B">
          <w:rPr>
            <w:lang w:eastAsia="ko-KR"/>
          </w:rPr>
          <w:t xml:space="preserve">comparative </w:t>
        </w:r>
      </w:ins>
      <w:ins w:id="1007" w:author="안희영" w:date="2022-04-15T09:45:00Z">
        <w:r w:rsidR="00815BBD">
          <w:rPr>
            <w:lang w:eastAsia="ko-KR"/>
          </w:rPr>
          <w:t xml:space="preserve"> </w:t>
        </w:r>
      </w:ins>
      <w:ins w:id="1008" w:author="안희영" w:date="2022-04-14T10:57:00Z">
        <w:r w:rsidRPr="00441C2B">
          <w:rPr>
            <w:lang w:eastAsia="ko-KR"/>
          </w:rPr>
          <w:t>results</w:t>
        </w:r>
        <w:proofErr w:type="gramEnd"/>
        <w:r w:rsidRPr="00441C2B">
          <w:rPr>
            <w:lang w:eastAsia="ko-KR"/>
          </w:rPr>
          <w:t xml:space="preserve"> for </w:t>
        </w:r>
      </w:ins>
      <w:ins w:id="1009" w:author="안희영" w:date="2022-04-15T09:45:00Z">
        <w:r w:rsidR="00815BBD">
          <w:rPr>
            <w:lang w:eastAsia="ko-KR"/>
          </w:rPr>
          <w:t xml:space="preserve"> </w:t>
        </w:r>
      </w:ins>
      <w:ins w:id="1010" w:author="안희영" w:date="2022-04-14T10:57:00Z">
        <w:r w:rsidRPr="00441C2B">
          <w:rPr>
            <w:lang w:eastAsia="ko-KR"/>
          </w:rPr>
          <w:t xml:space="preserve">each method. </w:t>
        </w:r>
      </w:ins>
      <w:ins w:id="1011" w:author="안희영" w:date="2022-04-15T09:45:00Z">
        <w:r w:rsidR="0044156C">
          <w:rPr>
            <w:lang w:eastAsia="ko-KR"/>
          </w:rPr>
          <w:t xml:space="preserve"> </w:t>
        </w:r>
      </w:ins>
      <w:ins w:id="1012" w:author="안희영" w:date="2022-04-14T10:57:00Z">
        <w:r w:rsidRPr="00441C2B">
          <w:rPr>
            <w:lang w:eastAsia="ko-KR"/>
          </w:rPr>
          <w:t>Under the same bas</w:t>
        </w:r>
      </w:ins>
      <w:ins w:id="1013" w:author="안희영" w:date="2022-04-14T13:42:00Z">
        <w:r w:rsidR="007B28BF">
          <w:rPr>
            <w:rFonts w:hint="eastAsia"/>
            <w:lang w:eastAsia="ko-KR"/>
          </w:rPr>
          <w:t>e</w:t>
        </w:r>
      </w:ins>
    </w:p>
    <w:p w14:paraId="7026B41F" w14:textId="2287AC9B" w:rsidR="00402716" w:rsidRPr="00441C2B" w:rsidDel="007D046C" w:rsidRDefault="00BB204A">
      <w:pPr>
        <w:pStyle w:val="ab"/>
        <w:rPr>
          <w:del w:id="1014" w:author="안희영" w:date="2022-04-14T10:57:00Z"/>
          <w:lang w:eastAsia="ko-KR"/>
        </w:rPr>
        <w:pPrChange w:id="1015" w:author="안희영" w:date="2022-04-15T09:45:00Z">
          <w:pPr>
            <w:pStyle w:val="ab"/>
            <w:jc w:val="distribute"/>
          </w:pPr>
        </w:pPrChange>
      </w:pPr>
      <w:del w:id="1016" w:author="안희영" w:date="2022-04-14T10:51:00Z">
        <w:r w:rsidRPr="00441C2B" w:rsidDel="00D2394E">
          <w:rPr>
            <w:lang w:eastAsia="ko-KR"/>
          </w:rPr>
          <w:delText xml:space="preserve">considered as TP devided </w:delText>
        </w:r>
      </w:del>
      <w:ins w:id="1017" w:author="Author">
        <w:del w:id="1018" w:author="안희영" w:date="2022-04-14T10:51:00Z">
          <w:r w:rsidR="00AB5382" w:rsidRPr="00441C2B" w:rsidDel="00D2394E">
            <w:rPr>
              <w:lang w:eastAsia="ko-KR"/>
            </w:rPr>
            <w:delText xml:space="preserve">divided </w:delText>
          </w:r>
        </w:del>
      </w:ins>
      <w:del w:id="1019" w:author="안희영" w:date="2022-04-14T10:51:00Z">
        <w:r w:rsidRPr="00441C2B" w:rsidDel="00D2394E">
          <w:rPr>
            <w:lang w:eastAsia="ko-KR"/>
          </w:rPr>
          <w:delText>by TP in an image.</w:delText>
        </w:r>
        <w:r w:rsidRPr="00441C2B" w:rsidDel="00D2394E">
          <w:rPr>
            <w:rFonts w:hint="eastAsia"/>
            <w:lang w:eastAsia="ko-KR"/>
          </w:rPr>
          <w:delText xml:space="preserve"> </w:delText>
        </w:r>
        <w:r w:rsidRPr="00441C2B" w:rsidDel="00D2394E">
          <w:rPr>
            <w:lang w:eastAsia="ko-KR"/>
          </w:rPr>
          <w:delText>mPQ</w:delText>
        </w:r>
        <w:r w:rsidRPr="00441C2B" w:rsidDel="00D2394E">
          <w:rPr>
            <w:rFonts w:hint="eastAsia"/>
            <w:lang w:eastAsia="ko-KR"/>
          </w:rPr>
          <w:delText xml:space="preserve"> </w:delText>
        </w:r>
        <w:r w:rsidRPr="00441C2B" w:rsidDel="00D2394E">
          <w:rPr>
            <w:lang w:eastAsia="ko-KR"/>
          </w:rPr>
          <w:delText xml:space="preserve">is defined </w:delText>
        </w:r>
      </w:del>
      <w:del w:id="1020" w:author="안희영" w:date="2022-04-14T10:55:00Z">
        <w:r w:rsidRPr="00441C2B" w:rsidDel="007D046C">
          <w:rPr>
            <w:lang w:eastAsia="ko-KR"/>
          </w:rPr>
          <w:delText xml:space="preserve">as </w:delText>
        </w:r>
      </w:del>
      <w:ins w:id="1021" w:author="Author">
        <w:del w:id="1022" w:author="안희영" w:date="2022-04-14T10:55:00Z">
          <w:r w:rsidR="004F6681" w:rsidRPr="00441C2B" w:rsidDel="007D046C">
            <w:rPr>
              <w:lang w:eastAsia="ko-KR"/>
            </w:rPr>
            <w:delText xml:space="preserve">the </w:delText>
          </w:r>
        </w:del>
      </w:ins>
      <w:del w:id="1023" w:author="안희영" w:date="2022-04-14T10:55:00Z">
        <w:r w:rsidRPr="00441C2B" w:rsidDel="007D046C">
          <w:rPr>
            <w:lang w:eastAsia="ko-KR"/>
          </w:rPr>
          <w:delText xml:space="preserve">average of </w:delText>
        </w:r>
      </w:del>
      <m:oMath>
        <m:sSub>
          <m:sSubPr>
            <m:ctrlPr>
              <w:del w:id="1024" w:author="안희영" w:date="2022-04-14T10:55:00Z">
                <w:rPr>
                  <w:rFonts w:ascii="Cambria Math" w:hAnsi="Cambria Math"/>
                  <w:iCs/>
                  <w:lang w:eastAsia="ko-KR"/>
                </w:rPr>
              </w:del>
            </m:ctrlPr>
          </m:sSubPr>
          <m:e>
            <m:r>
              <w:del w:id="1025" w:author="안희영" w:date="2022-04-14T10:55:00Z">
                <m:rPr>
                  <m:nor/>
                </m:rPr>
                <w:rPr>
                  <w:iCs/>
                  <w:lang w:eastAsia="ko-KR"/>
                </w:rPr>
                <m:t>PQ</m:t>
              </w:del>
            </m:r>
          </m:e>
          <m:sub>
            <m:r>
              <w:del w:id="1026" w:author="안희영" w:date="2022-04-14T10:55:00Z">
                <m:rPr>
                  <m:nor/>
                </m:rPr>
                <w:rPr>
                  <w:iCs/>
                  <w:lang w:eastAsia="ko-KR"/>
                </w:rPr>
                <m:t>t</m:t>
              </w:del>
            </m:r>
          </m:sub>
        </m:sSub>
      </m:oMath>
      <w:del w:id="1027" w:author="안희영" w:date="2022-04-14T10:55:00Z">
        <w:r w:rsidRPr="00441C2B" w:rsidDel="007D046C">
          <w:rPr>
            <w:iCs/>
            <w:lang w:eastAsia="ko-KR"/>
          </w:rPr>
          <w:delText xml:space="preserve"> </w:delText>
        </w:r>
        <w:r w:rsidRPr="00441C2B" w:rsidDel="007D046C">
          <w:rPr>
            <w:lang w:eastAsia="ko-KR"/>
          </w:rPr>
          <w:delText xml:space="preserve">for each type </w:delText>
        </w:r>
        <w:r w:rsidRPr="00441C2B" w:rsidDel="007D046C">
          <w:rPr>
            <w:i/>
            <w:iCs/>
            <w:lang w:eastAsia="ko-KR"/>
          </w:rPr>
          <w:delText xml:space="preserve">t. </w:delText>
        </w:r>
        <w:r w:rsidRPr="00441C2B" w:rsidDel="007D046C">
          <w:rPr>
            <w:lang w:eastAsia="ko-KR"/>
          </w:rPr>
          <w:delText xml:space="preserve">All experiments were </w:delText>
        </w:r>
      </w:del>
      <w:del w:id="1028" w:author="안희영" w:date="2022-04-14T10:57:00Z">
        <w:r w:rsidRPr="00441C2B" w:rsidDel="007D046C">
          <w:rPr>
            <w:lang w:eastAsia="ko-KR"/>
          </w:rPr>
          <w:delText xml:space="preserve">conducted on </w:delText>
        </w:r>
      </w:del>
      <w:ins w:id="1029" w:author="Author">
        <w:del w:id="1030" w:author="안희영" w:date="2022-04-14T10:57:00Z">
          <w:r w:rsidR="004F6681" w:rsidRPr="00441C2B" w:rsidDel="007D046C">
            <w:rPr>
              <w:lang w:eastAsia="ko-KR"/>
            </w:rPr>
            <w:delText xml:space="preserve">under the </w:delText>
          </w:r>
        </w:del>
      </w:ins>
      <w:del w:id="1031" w:author="안희영" w:date="2022-04-14T10:57:00Z">
        <w:r w:rsidRPr="00441C2B" w:rsidDel="007D046C">
          <w:rPr>
            <w:lang w:eastAsia="ko-KR"/>
          </w:rPr>
          <w:delText>5</w:delText>
        </w:r>
      </w:del>
      <w:ins w:id="1032" w:author="Author">
        <w:del w:id="1033" w:author="안희영" w:date="2022-04-14T10:57:00Z">
          <w:r w:rsidR="004F6681" w:rsidRPr="00441C2B" w:rsidDel="007D046C">
            <w:rPr>
              <w:lang w:eastAsia="ko-KR"/>
            </w:rPr>
            <w:delText>five</w:delText>
          </w:r>
        </w:del>
      </w:ins>
      <w:del w:id="1034" w:author="안희영" w:date="2022-04-14T10:57:00Z">
        <w:r w:rsidRPr="00441C2B" w:rsidDel="007D046C">
          <w:rPr>
            <w:lang w:eastAsia="ko-KR"/>
          </w:rPr>
          <w:delText xml:space="preserve">-Fold </w:delText>
        </w:r>
      </w:del>
      <w:ins w:id="1035" w:author="Author">
        <w:del w:id="1036" w:author="안희영" w:date="2022-04-14T10:57:00Z">
          <w:r w:rsidR="004F6681" w:rsidRPr="00441C2B" w:rsidDel="007D046C">
            <w:rPr>
              <w:lang w:eastAsia="ko-KR"/>
            </w:rPr>
            <w:delText xml:space="preserve">fold </w:delText>
          </w:r>
        </w:del>
      </w:ins>
      <w:del w:id="1037" w:author="안희영" w:date="2022-04-14T10:57:00Z">
        <w:r w:rsidRPr="00441C2B" w:rsidDel="007D046C">
          <w:rPr>
            <w:lang w:eastAsia="ko-KR"/>
          </w:rPr>
          <w:delText xml:space="preserve">cross </w:delText>
        </w:r>
      </w:del>
      <w:ins w:id="1038" w:author="Author">
        <w:del w:id="1039" w:author="안희영" w:date="2022-04-14T10:57:00Z">
          <w:r w:rsidR="004F6681" w:rsidRPr="00441C2B" w:rsidDel="007D046C">
            <w:rPr>
              <w:lang w:eastAsia="ko-KR"/>
            </w:rPr>
            <w:delText>cross-</w:delText>
          </w:r>
        </w:del>
      </w:ins>
      <w:del w:id="1040" w:author="안희영" w:date="2022-04-14T10:57:00Z">
        <w:r w:rsidRPr="00441C2B" w:rsidDel="007D046C">
          <w:rPr>
            <w:lang w:eastAsia="ko-KR"/>
          </w:rPr>
          <w:delText>validation setting</w:delText>
        </w:r>
      </w:del>
      <w:ins w:id="1041" w:author="Author">
        <w:del w:id="1042" w:author="안희영" w:date="2022-04-14T10:57:00Z">
          <w:r w:rsidR="00DF1E7B" w:rsidRPr="00441C2B" w:rsidDel="007D046C">
            <w:rPr>
              <w:lang w:eastAsia="ko-KR"/>
            </w:rPr>
            <w:delText>s</w:delText>
          </w:r>
        </w:del>
      </w:ins>
      <w:del w:id="1043" w:author="안희영" w:date="2022-04-14T10:57:00Z">
        <w:r w:rsidRPr="00441C2B" w:rsidDel="007D046C">
          <w:rPr>
            <w:lang w:eastAsia="ko-KR"/>
          </w:rPr>
          <w:delText xml:space="preserve"> and all scores are </w:delText>
        </w:r>
      </w:del>
      <w:ins w:id="1044" w:author="Author">
        <w:del w:id="1045" w:author="안희영" w:date="2022-04-14T10:57:00Z">
          <w:r w:rsidR="00DF1E7B" w:rsidRPr="00441C2B" w:rsidDel="007D046C">
            <w:rPr>
              <w:lang w:eastAsia="ko-KR"/>
            </w:rPr>
            <w:delText xml:space="preserve">were the </w:delText>
          </w:r>
        </w:del>
      </w:ins>
      <w:del w:id="1046" w:author="안희영" w:date="2022-04-14T10:57:00Z">
        <w:r w:rsidRPr="00441C2B" w:rsidDel="007D046C">
          <w:rPr>
            <w:lang w:eastAsia="ko-KR"/>
          </w:rPr>
          <w:delText>average of all folds. Table 1 shows</w:delText>
        </w:r>
      </w:del>
      <w:ins w:id="1047" w:author="Author">
        <w:del w:id="1048" w:author="안희영" w:date="2022-04-14T10:57:00Z">
          <w:r w:rsidR="004F6681" w:rsidRPr="00441C2B" w:rsidDel="007D046C">
            <w:rPr>
              <w:lang w:eastAsia="ko-KR"/>
            </w:rPr>
            <w:delText xml:space="preserve">summarizes the </w:delText>
          </w:r>
        </w:del>
      </w:ins>
    </w:p>
    <w:p w14:paraId="0712B0F3" w14:textId="4A5EAB46" w:rsidR="006645B8" w:rsidRPr="00441C2B" w:rsidDel="006645B8" w:rsidRDefault="00402716">
      <w:pPr>
        <w:pStyle w:val="ab"/>
        <w:rPr>
          <w:del w:id="1049" w:author="안희영" w:date="2022-04-14T10:37:00Z"/>
          <w:lang w:eastAsia="ko-KR"/>
        </w:rPr>
        <w:pPrChange w:id="1050" w:author="안희영" w:date="2022-04-15T09:45:00Z">
          <w:pPr>
            <w:pStyle w:val="ab"/>
            <w:jc w:val="distribute"/>
          </w:pPr>
        </w:pPrChange>
      </w:pPr>
      <w:del w:id="1051" w:author="안희영" w:date="2022-04-14T10:57:00Z">
        <w:r w:rsidRPr="00441C2B" w:rsidDel="007D046C">
          <w:rPr>
            <w:lang w:eastAsia="ko-KR"/>
          </w:rPr>
          <w:delText xml:space="preserve">comparative results for each method. </w:delText>
        </w:r>
        <w:r w:rsidRPr="00441C2B" w:rsidDel="007D046C">
          <w:rPr>
            <w:rFonts w:hint="eastAsia"/>
            <w:lang w:eastAsia="ko-KR"/>
          </w:rPr>
          <w:delText>I</w:delText>
        </w:r>
        <w:r w:rsidRPr="00441C2B" w:rsidDel="007D046C">
          <w:rPr>
            <w:lang w:eastAsia="ko-KR"/>
          </w:rPr>
          <w:delText xml:space="preserve">n </w:delText>
        </w:r>
      </w:del>
      <w:ins w:id="1052" w:author="Author">
        <w:del w:id="1053" w:author="안희영" w:date="2022-04-14T10:57:00Z">
          <w:r w:rsidR="004F6681" w:rsidRPr="00441C2B" w:rsidDel="007D046C">
            <w:rPr>
              <w:lang w:eastAsia="ko-KR"/>
            </w:rPr>
            <w:delText xml:space="preserve">Under the </w:delText>
          </w:r>
        </w:del>
      </w:ins>
      <w:del w:id="1054" w:author="안희영" w:date="2022-04-14T10:57:00Z">
        <w:r w:rsidRPr="00441C2B" w:rsidDel="007D046C">
          <w:rPr>
            <w:lang w:eastAsia="ko-KR"/>
          </w:rPr>
          <w:delText>same bas</w:delText>
        </w:r>
      </w:del>
      <w:del w:id="1055" w:author="안희영" w:date="2022-04-14T10:37:00Z">
        <w:r w:rsidRPr="00441C2B" w:rsidDel="006645B8">
          <w:rPr>
            <w:lang w:eastAsia="ko-KR"/>
          </w:rPr>
          <w:delText>e</w:delText>
        </w:r>
      </w:del>
    </w:p>
    <w:p w14:paraId="1723F957" w14:textId="7ADFF1D1" w:rsidR="00BB204A" w:rsidRPr="00441C2B" w:rsidDel="006645B8" w:rsidRDefault="00BB204A">
      <w:pPr>
        <w:pStyle w:val="ab"/>
        <w:rPr>
          <w:del w:id="1056" w:author="안희영" w:date="2022-04-14T10:37:00Z"/>
        </w:rPr>
        <w:pPrChange w:id="1057" w:author="안희영" w:date="2022-04-15T09:45:00Z">
          <w:pPr>
            <w:pStyle w:val="ae"/>
            <w:keepNext/>
            <w:jc w:val="left"/>
          </w:pPr>
        </w:pPrChange>
      </w:pPr>
      <w:del w:id="1058" w:author="안희영" w:date="2022-04-14T10:37:00Z">
        <w:r w:rsidRPr="00441C2B" w:rsidDel="006645B8">
          <w:rPr>
            <w:b/>
            <w:bCs/>
          </w:rPr>
          <w:delText>Table 3.</w:delText>
        </w:r>
        <w:r w:rsidRPr="00441C2B" w:rsidDel="006645B8">
          <w:delText xml:space="preserve"> Comparative results according to α</w:delText>
        </w:r>
      </w:del>
    </w:p>
    <w:p w14:paraId="2BC986CE" w14:textId="77777777" w:rsidR="00BB204A" w:rsidDel="006645B8" w:rsidRDefault="00BB204A">
      <w:pPr>
        <w:pStyle w:val="ab"/>
        <w:rPr>
          <w:del w:id="1059" w:author="안희영" w:date="2022-04-14T10:33:00Z"/>
          <w:b/>
          <w:bCs/>
          <w:sz w:val="16"/>
          <w:szCs w:val="16"/>
          <w:lang w:eastAsia="ko-KR"/>
        </w:rPr>
      </w:pPr>
      <w:del w:id="1060" w:author="안희영" w:date="2022-04-14T10:33:00Z">
        <w:r w:rsidRPr="00441C2B" w:rsidDel="00736481">
          <w:rPr>
            <w:b/>
            <w:bCs/>
            <w:sz w:val="16"/>
            <w:szCs w:val="16"/>
            <w:lang w:eastAsia="ko-KR"/>
          </w:rPr>
          <w:delText>Random</w:delText>
        </w:r>
      </w:del>
      <w:ins w:id="1061" w:author="Author">
        <w:del w:id="1062" w:author="안희영" w:date="2022-04-14T10:33:00Z">
          <w:r w:rsidR="00BA56F9" w:rsidRPr="00441C2B" w:rsidDel="00736481">
            <w:rPr>
              <w:b/>
              <w:bCs/>
              <w:sz w:val="16"/>
              <w:szCs w:val="16"/>
              <w:lang w:eastAsia="ko-KR"/>
            </w:rPr>
            <w:delText xml:space="preserve"> Level</w:delText>
          </w:r>
        </w:del>
      </w:ins>
      <w:del w:id="1063" w:author="안희영" w:date="2022-04-14T10:33:00Z">
        <w:r w:rsidRPr="00441C2B" w:rsidDel="00736481">
          <w:rPr>
            <w:b/>
            <w:bCs/>
            <w:sz w:val="16"/>
            <w:szCs w:val="16"/>
            <w:lang w:eastAsia="ko-KR"/>
          </w:rPr>
          <w:delText xml:space="preserve"> Level</w:delText>
        </w:r>
        <w:r w:rsidRPr="00441C2B" w:rsidDel="00736481">
          <w:rPr>
            <w:rFonts w:hint="eastAsia"/>
            <w:b/>
            <w:bCs/>
            <w:sz w:val="16"/>
            <w:szCs w:val="16"/>
            <w:lang w:eastAsia="ko-KR"/>
          </w:rPr>
          <w:delText xml:space="preserve"> </w:delText>
        </w:r>
        <w:r w:rsidRPr="00441C2B" w:rsidDel="00736481">
          <w:rPr>
            <w:b/>
            <w:bCs/>
            <w:sz w:val="16"/>
            <w:szCs w:val="16"/>
            <w:lang w:eastAsia="ko-KR"/>
          </w:rPr>
          <w:delText xml:space="preserve">     </w:delText>
        </w:r>
        <w:r w:rsidRPr="00441C2B" w:rsidDel="00736481">
          <w:rPr>
            <w:rFonts w:hint="eastAsia"/>
            <w:b/>
            <w:bCs/>
            <w:sz w:val="16"/>
            <w:szCs w:val="16"/>
            <w:lang w:eastAsia="ko-KR"/>
          </w:rPr>
          <w:delText>S</w:delText>
        </w:r>
        <w:r w:rsidRPr="00441C2B" w:rsidDel="00736481">
          <w:rPr>
            <w:b/>
            <w:bCs/>
            <w:sz w:val="16"/>
            <w:szCs w:val="16"/>
            <w:lang w:eastAsia="ko-KR"/>
          </w:rPr>
          <w:delText>ource Level</w:delText>
        </w:r>
        <w:r w:rsidRPr="00441C2B" w:rsidDel="00736481">
          <w:rPr>
            <w:b/>
            <w:bCs/>
          </w:rPr>
          <w:delText xml:space="preserve"> </w:delText>
        </w:r>
        <w:r w:rsidRPr="00441C2B" w:rsidDel="00736481">
          <w:rPr>
            <w:rFonts w:hint="eastAsia"/>
            <w:b/>
            <w:bCs/>
            <w:lang w:eastAsia="ko-KR"/>
          </w:rPr>
          <w:delText xml:space="preserve"> </w:delText>
        </w:r>
        <w:r w:rsidRPr="00441C2B" w:rsidDel="00736481">
          <w:rPr>
            <w:b/>
            <w:bCs/>
            <w:lang w:eastAsia="ko-KR"/>
          </w:rPr>
          <w:delText xml:space="preserve">     </w:delText>
        </w:r>
        <w:r w:rsidRPr="00441C2B" w:rsidDel="00736481">
          <w:rPr>
            <w:b/>
            <w:bCs/>
          </w:rPr>
          <w:delText>α</w:delText>
        </w:r>
      </w:del>
    </w:p>
    <w:tbl>
      <w:tblPr>
        <w:tblStyle w:val="aff8"/>
        <w:tblW w:w="0" w:type="auto"/>
        <w:jc w:val="center"/>
        <w:tblLook w:val="04A0" w:firstRow="1" w:lastRow="0" w:firstColumn="1" w:lastColumn="0" w:noHBand="0" w:noVBand="1"/>
      </w:tblPr>
      <w:tblGrid>
        <w:gridCol w:w="1701"/>
        <w:gridCol w:w="1413"/>
        <w:gridCol w:w="1701"/>
      </w:tblGrid>
      <w:tr w:rsidR="00BB204A" w:rsidRPr="00441C2B" w:rsidDel="00736481" w14:paraId="20FA5CCC" w14:textId="3B88416A" w:rsidTr="00A82D8C">
        <w:trPr>
          <w:gridAfter w:val="2"/>
          <w:wAfter w:w="3114" w:type="dxa"/>
          <w:trHeight w:val="132"/>
          <w:jc w:val="center"/>
          <w:del w:id="1064" w:author="안희영" w:date="2022-04-14T10:33:00Z"/>
        </w:trPr>
        <w:tc>
          <w:tcPr>
            <w:tcW w:w="1701" w:type="dxa"/>
          </w:tcPr>
          <w:p w14:paraId="49FD9999" w14:textId="69354440" w:rsidR="00BB204A" w:rsidRPr="00441C2B" w:rsidDel="00736481" w:rsidRDefault="00BB204A">
            <w:pPr>
              <w:pStyle w:val="ab"/>
              <w:rPr>
                <w:del w:id="1065" w:author="안희영" w:date="2022-04-14T10:33:00Z"/>
                <w:b/>
                <w:bCs/>
                <w:sz w:val="16"/>
                <w:szCs w:val="16"/>
                <w:lang w:eastAsia="ko-KR"/>
              </w:rPr>
              <w:pPrChange w:id="1066" w:author="안희영" w:date="2022-04-15T09:45:00Z">
                <w:pPr>
                  <w:ind w:firstLineChars="50" w:firstLine="80"/>
                </w:pPr>
              </w:pPrChange>
            </w:pPr>
            <w:del w:id="1067" w:author="안희영" w:date="2022-04-14T10:33:00Z">
              <w:r w:rsidRPr="00441C2B" w:rsidDel="00736481">
                <w:rPr>
                  <w:rFonts w:hint="eastAsia"/>
                  <w:b/>
                  <w:bCs/>
                  <w:sz w:val="16"/>
                  <w:szCs w:val="16"/>
                  <w:lang w:eastAsia="ko-KR"/>
                </w:rPr>
                <w:delText>P</w:delText>
              </w:r>
              <w:r w:rsidRPr="00441C2B" w:rsidDel="00736481">
                <w:rPr>
                  <w:b/>
                  <w:bCs/>
                  <w:sz w:val="16"/>
                  <w:szCs w:val="16"/>
                  <w:lang w:eastAsia="ko-KR"/>
                </w:rPr>
                <w:delText>Q</w:delText>
              </w:r>
              <w:r w:rsidRPr="00441C2B" w:rsidDel="00736481">
                <w:rPr>
                  <w:rFonts w:hint="eastAsia"/>
                  <w:b/>
                  <w:bCs/>
                  <w:sz w:val="16"/>
                  <w:szCs w:val="16"/>
                  <w:lang w:eastAsia="ko-KR"/>
                </w:rPr>
                <w:delText xml:space="preserve"> </w:delText>
              </w:r>
              <w:r w:rsidRPr="00441C2B" w:rsidDel="00736481">
                <w:rPr>
                  <w:b/>
                  <w:bCs/>
                  <w:sz w:val="16"/>
                  <w:szCs w:val="16"/>
                  <w:lang w:eastAsia="ko-KR"/>
                </w:rPr>
                <w:delText xml:space="preserve">              </w:delText>
              </w:r>
              <w:r w:rsidRPr="00441C2B" w:rsidDel="00736481">
                <w:rPr>
                  <w:rFonts w:hint="eastAsia"/>
                  <w:b/>
                  <w:bCs/>
                  <w:sz w:val="16"/>
                  <w:szCs w:val="16"/>
                  <w:lang w:eastAsia="ko-KR"/>
                </w:rPr>
                <w:delText>m</w:delText>
              </w:r>
              <w:r w:rsidRPr="00441C2B" w:rsidDel="00736481">
                <w:rPr>
                  <w:b/>
                  <w:bCs/>
                  <w:sz w:val="16"/>
                  <w:szCs w:val="16"/>
                  <w:lang w:eastAsia="ko-KR"/>
                </w:rPr>
                <w:delText>PQ</w:delText>
              </w:r>
            </w:del>
          </w:p>
        </w:tc>
      </w:tr>
      <w:tr w:rsidR="00BB204A" w:rsidRPr="00441C2B" w:rsidDel="00736481" w14:paraId="782C93C9" w14:textId="276F41EC" w:rsidTr="00A82D8C">
        <w:trPr>
          <w:trHeight w:val="831"/>
          <w:jc w:val="center"/>
          <w:del w:id="1068" w:author="안희영" w:date="2022-04-14T10:33:00Z"/>
        </w:trPr>
        <w:tc>
          <w:tcPr>
            <w:tcW w:w="3114" w:type="dxa"/>
            <w:gridSpan w:val="2"/>
          </w:tcPr>
          <w:p w14:paraId="3FC6CC43" w14:textId="2147B8D4" w:rsidR="00BB204A" w:rsidRPr="00441C2B" w:rsidDel="00736481" w:rsidRDefault="00BB204A">
            <w:pPr>
              <w:pStyle w:val="ab"/>
              <w:rPr>
                <w:del w:id="1069" w:author="안희영" w:date="2022-04-14T10:33:00Z"/>
                <w:sz w:val="16"/>
                <w:szCs w:val="16"/>
                <w:lang w:eastAsia="ko-KR"/>
              </w:rPr>
              <w:pPrChange w:id="1070" w:author="안희영" w:date="2022-04-15T09:45:00Z">
                <w:pPr>
                  <w:ind w:firstLineChars="250" w:firstLine="400"/>
                </w:pPr>
              </w:pPrChange>
            </w:pPr>
            <w:del w:id="1071" w:author="안희영" w:date="2022-04-14T10:33:00Z">
              <w:r w:rsidRPr="00441C2B" w:rsidDel="00736481">
                <w:rPr>
                  <w:rFonts w:ascii="MS Mincho" w:eastAsia="MS Mincho" w:hAnsi="MS Mincho" w:cs="MS Mincho" w:hint="eastAsia"/>
                  <w:sz w:val="16"/>
                  <w:szCs w:val="16"/>
                </w:rPr>
                <w:delText>✓</w:delText>
              </w:r>
              <w:r w:rsidRPr="00441C2B" w:rsidDel="00736481">
                <w:rPr>
                  <w:rFonts w:ascii="MS Mincho" w:hAnsi="MS Mincho" w:cs="MS Mincho" w:hint="eastAsia"/>
                  <w:sz w:val="16"/>
                  <w:szCs w:val="16"/>
                  <w:lang w:eastAsia="ko-KR"/>
                </w:rPr>
                <w:delText xml:space="preserve"> </w:delText>
              </w:r>
              <w:r w:rsidRPr="00441C2B" w:rsidDel="00736481">
                <w:rPr>
                  <w:sz w:val="16"/>
                  <w:szCs w:val="16"/>
                  <w:lang w:eastAsia="ko-KR"/>
                </w:rPr>
                <w:delText xml:space="preserve">                                              Soft</w:delText>
              </w:r>
            </w:del>
          </w:p>
          <w:p w14:paraId="4896EB20" w14:textId="508CC745" w:rsidR="00BB204A" w:rsidRPr="00441C2B" w:rsidDel="00736481" w:rsidRDefault="00BB204A">
            <w:pPr>
              <w:pStyle w:val="ab"/>
              <w:rPr>
                <w:del w:id="1072" w:author="안희영" w:date="2022-04-14T10:33:00Z"/>
                <w:sz w:val="16"/>
                <w:szCs w:val="16"/>
              </w:rPr>
              <w:pPrChange w:id="1073" w:author="안희영" w:date="2022-04-15T09:45:00Z">
                <w:pPr>
                  <w:jc w:val="center"/>
                </w:pPr>
              </w:pPrChange>
            </w:pPr>
            <w:del w:id="1074" w:author="안희영" w:date="2022-04-14T10:33:00Z">
              <w:r w:rsidRPr="00441C2B" w:rsidDel="00736481">
                <w:rPr>
                  <w:rFonts w:ascii="MS Mincho" w:hAnsi="MS Mincho" w:cs="MS Mincho" w:hint="eastAsia"/>
                  <w:sz w:val="16"/>
                  <w:szCs w:val="16"/>
                  <w:lang w:eastAsia="ko-KR"/>
                </w:rPr>
                <w:delText xml:space="preserve"> </w:delText>
              </w:r>
              <w:r w:rsidRPr="00441C2B" w:rsidDel="00736481">
                <w:rPr>
                  <w:rFonts w:ascii="MS Mincho" w:hAnsi="MS Mincho" w:cs="MS Mincho"/>
                  <w:sz w:val="16"/>
                  <w:szCs w:val="16"/>
                  <w:lang w:eastAsia="ko-KR"/>
                </w:rPr>
                <w:delText xml:space="preserve">             </w:delText>
              </w:r>
              <w:r w:rsidRPr="00441C2B" w:rsidDel="00736481">
                <w:rPr>
                  <w:rFonts w:ascii="MS Mincho" w:hAnsi="MS Mincho" w:cs="MS Mincho"/>
                  <w:szCs w:val="24"/>
                  <w:lang w:eastAsia="ko-KR"/>
                </w:rPr>
                <w:delText xml:space="preserve">   </w:delText>
              </w:r>
              <w:r w:rsidRPr="00441C2B" w:rsidDel="00736481">
                <w:rPr>
                  <w:rFonts w:ascii="MS Mincho" w:eastAsia="MS Mincho" w:hAnsi="MS Mincho" w:cs="MS Mincho" w:hint="eastAsia"/>
                  <w:sz w:val="16"/>
                  <w:szCs w:val="16"/>
                </w:rPr>
                <w:delText>✓</w:delText>
              </w:r>
              <w:r w:rsidRPr="00441C2B" w:rsidDel="00736481">
                <w:rPr>
                  <w:sz w:val="16"/>
                  <w:szCs w:val="16"/>
                  <w:lang w:eastAsia="ko-KR"/>
                </w:rPr>
                <w:delText xml:space="preserve">                </w:delText>
              </w:r>
              <w:r w:rsidRPr="00441C2B" w:rsidDel="00736481">
                <w:rPr>
                  <w:sz w:val="8"/>
                  <w:szCs w:val="8"/>
                  <w:lang w:eastAsia="ko-KR"/>
                </w:rPr>
                <w:delText xml:space="preserve">   </w:delText>
              </w:r>
              <w:r w:rsidRPr="00441C2B" w:rsidDel="00736481">
                <w:rPr>
                  <w:sz w:val="16"/>
                  <w:szCs w:val="16"/>
                  <w:lang w:eastAsia="ko-KR"/>
                </w:rPr>
                <w:delText>Soft</w:delText>
              </w:r>
            </w:del>
          </w:p>
          <w:p w14:paraId="60C6FAB9" w14:textId="1C8898AE" w:rsidR="00BB204A" w:rsidRPr="00441C2B" w:rsidDel="00736481" w:rsidRDefault="00BB204A">
            <w:pPr>
              <w:pStyle w:val="ab"/>
              <w:rPr>
                <w:del w:id="1075" w:author="안희영" w:date="2022-04-14T10:33:00Z"/>
                <w:rFonts w:ascii="MS Mincho" w:eastAsia="MS Mincho" w:hAnsi="MS Mincho" w:cs="MS Mincho"/>
                <w:sz w:val="16"/>
                <w:szCs w:val="16"/>
              </w:rPr>
              <w:pPrChange w:id="1076" w:author="안희영" w:date="2022-04-15T09:45:00Z">
                <w:pPr>
                  <w:ind w:firstLineChars="250" w:firstLine="400"/>
                </w:pPr>
              </w:pPrChange>
            </w:pPr>
            <w:del w:id="1077" w:author="안희영" w:date="2022-04-14T10:33:00Z">
              <w:r w:rsidRPr="00441C2B" w:rsidDel="00736481">
                <w:rPr>
                  <w:rFonts w:ascii="MS Mincho" w:eastAsia="MS Mincho" w:hAnsi="MS Mincho" w:cs="MS Mincho" w:hint="eastAsia"/>
                  <w:sz w:val="16"/>
                  <w:szCs w:val="16"/>
                </w:rPr>
                <w:delText>✓</w:delText>
              </w:r>
              <w:r w:rsidRPr="00441C2B" w:rsidDel="00736481">
                <w:rPr>
                  <w:rFonts w:ascii="MS Mincho" w:hAnsi="MS Mincho" w:cs="MS Mincho" w:hint="eastAsia"/>
                  <w:sz w:val="16"/>
                  <w:szCs w:val="16"/>
                  <w:lang w:eastAsia="ko-KR"/>
                </w:rPr>
                <w:delText xml:space="preserve"> </w:delText>
              </w:r>
              <w:r w:rsidRPr="00441C2B" w:rsidDel="00736481">
                <w:rPr>
                  <w:sz w:val="16"/>
                  <w:szCs w:val="16"/>
                  <w:lang w:eastAsia="ko-KR"/>
                </w:rPr>
                <w:delText xml:space="preserve">                                              </w:delText>
              </w:r>
              <w:r w:rsidRPr="00441C2B" w:rsidDel="00736481">
                <w:rPr>
                  <w:rFonts w:hint="eastAsia"/>
                  <w:sz w:val="16"/>
                  <w:szCs w:val="16"/>
                  <w:lang w:eastAsia="ko-KR"/>
                </w:rPr>
                <w:delText>H</w:delText>
              </w:r>
              <w:r w:rsidRPr="00441C2B" w:rsidDel="00736481">
                <w:rPr>
                  <w:sz w:val="16"/>
                  <w:szCs w:val="16"/>
                  <w:lang w:eastAsia="ko-KR"/>
                </w:rPr>
                <w:delText>ard</w:delText>
              </w:r>
            </w:del>
          </w:p>
          <w:p w14:paraId="4C8D6BB7" w14:textId="5FCE7AE5" w:rsidR="00BB204A" w:rsidRPr="00441C2B" w:rsidDel="00736481" w:rsidRDefault="00BB204A">
            <w:pPr>
              <w:pStyle w:val="ab"/>
              <w:rPr>
                <w:del w:id="1078" w:author="안희영" w:date="2022-04-14T10:33:00Z"/>
                <w:sz w:val="16"/>
                <w:szCs w:val="16"/>
              </w:rPr>
              <w:pPrChange w:id="1079" w:author="안희영" w:date="2022-04-15T09:45:00Z">
                <w:pPr>
                  <w:jc w:val="center"/>
                </w:pPr>
              </w:pPrChange>
            </w:pPr>
            <w:del w:id="1080" w:author="안희영" w:date="2022-04-14T10:33:00Z">
              <w:r w:rsidRPr="00441C2B" w:rsidDel="00736481">
                <w:rPr>
                  <w:rFonts w:ascii="MS Mincho" w:hAnsi="MS Mincho" w:cs="MS Mincho" w:hint="eastAsia"/>
                  <w:sz w:val="16"/>
                  <w:szCs w:val="16"/>
                  <w:lang w:eastAsia="ko-KR"/>
                </w:rPr>
                <w:delText xml:space="preserve"> </w:delText>
              </w:r>
              <w:r w:rsidRPr="00441C2B" w:rsidDel="00736481">
                <w:rPr>
                  <w:rFonts w:ascii="MS Mincho" w:hAnsi="MS Mincho" w:cs="MS Mincho"/>
                  <w:sz w:val="16"/>
                  <w:szCs w:val="16"/>
                  <w:lang w:eastAsia="ko-KR"/>
                </w:rPr>
                <w:delText xml:space="preserve">                  </w:delText>
              </w:r>
              <w:r w:rsidRPr="00441C2B" w:rsidDel="00736481">
                <w:rPr>
                  <w:rFonts w:ascii="MS Mincho" w:eastAsia="MS Mincho" w:hAnsi="MS Mincho" w:cs="MS Mincho" w:hint="eastAsia"/>
                  <w:sz w:val="16"/>
                  <w:szCs w:val="16"/>
                </w:rPr>
                <w:delText>✓</w:delText>
              </w:r>
              <w:r w:rsidRPr="00441C2B" w:rsidDel="00736481">
                <w:rPr>
                  <w:sz w:val="16"/>
                  <w:szCs w:val="16"/>
                  <w:lang w:eastAsia="ko-KR"/>
                </w:rPr>
                <w:delText xml:space="preserve">                </w:delText>
              </w:r>
              <w:r w:rsidRPr="00441C2B" w:rsidDel="00736481">
                <w:rPr>
                  <w:sz w:val="8"/>
                  <w:szCs w:val="8"/>
                  <w:lang w:eastAsia="ko-KR"/>
                </w:rPr>
                <w:delText xml:space="preserve">   </w:delText>
              </w:r>
              <w:r w:rsidRPr="00441C2B" w:rsidDel="00736481">
                <w:rPr>
                  <w:sz w:val="16"/>
                  <w:szCs w:val="16"/>
                  <w:lang w:eastAsia="ko-KR"/>
                </w:rPr>
                <w:delText>Hard</w:delText>
              </w:r>
            </w:del>
          </w:p>
        </w:tc>
        <w:tc>
          <w:tcPr>
            <w:tcW w:w="1701" w:type="dxa"/>
          </w:tcPr>
          <w:p w14:paraId="686A2385" w14:textId="7612D483" w:rsidR="00BB204A" w:rsidRPr="00441C2B" w:rsidDel="00736481" w:rsidRDefault="00BB204A">
            <w:pPr>
              <w:pStyle w:val="ab"/>
              <w:rPr>
                <w:del w:id="1081" w:author="안희영" w:date="2022-04-14T10:33:00Z"/>
                <w:sz w:val="16"/>
                <w:szCs w:val="16"/>
                <w:lang w:eastAsia="ko-KR"/>
              </w:rPr>
              <w:pPrChange w:id="1082" w:author="안희영" w:date="2022-04-15T09:45:00Z">
                <w:pPr>
                  <w:spacing w:line="276" w:lineRule="auto"/>
                  <w:ind w:firstLineChars="50" w:firstLine="80"/>
                </w:pPr>
              </w:pPrChange>
            </w:pPr>
            <w:del w:id="1083" w:author="안희영" w:date="2022-04-14T10:33:00Z">
              <w:r w:rsidRPr="00441C2B" w:rsidDel="00736481">
                <w:rPr>
                  <w:rFonts w:hint="eastAsia"/>
                  <w:sz w:val="16"/>
                  <w:szCs w:val="16"/>
                  <w:lang w:eastAsia="ko-KR"/>
                </w:rPr>
                <w:delText>6</w:delText>
              </w:r>
              <w:r w:rsidRPr="00441C2B" w:rsidDel="00736481">
                <w:rPr>
                  <w:sz w:val="16"/>
                  <w:szCs w:val="16"/>
                  <w:lang w:eastAsia="ko-KR"/>
                </w:rPr>
                <w:delText>4.48            52.71</w:delText>
              </w:r>
            </w:del>
          </w:p>
          <w:p w14:paraId="4AE18F90" w14:textId="19A06A3D" w:rsidR="00BB204A" w:rsidRPr="00441C2B" w:rsidDel="00736481" w:rsidRDefault="00BB204A">
            <w:pPr>
              <w:pStyle w:val="ab"/>
              <w:rPr>
                <w:del w:id="1084" w:author="안희영" w:date="2022-04-14T10:33:00Z"/>
                <w:sz w:val="16"/>
                <w:szCs w:val="16"/>
                <w:lang w:eastAsia="ko-KR"/>
              </w:rPr>
              <w:pPrChange w:id="1085" w:author="안희영" w:date="2022-04-15T09:45:00Z">
                <w:pPr>
                  <w:spacing w:line="276" w:lineRule="auto"/>
                  <w:ind w:firstLineChars="50" w:firstLine="80"/>
                </w:pPr>
              </w:pPrChange>
            </w:pPr>
            <w:del w:id="1086" w:author="안희영" w:date="2022-04-14T10:33:00Z">
              <w:r w:rsidRPr="00441C2B" w:rsidDel="00736481">
                <w:rPr>
                  <w:rFonts w:hint="eastAsia"/>
                  <w:sz w:val="16"/>
                  <w:szCs w:val="16"/>
                  <w:lang w:eastAsia="ko-KR"/>
                </w:rPr>
                <w:delText>6</w:delText>
              </w:r>
              <w:r w:rsidRPr="00441C2B" w:rsidDel="00736481">
                <w:rPr>
                  <w:sz w:val="16"/>
                  <w:szCs w:val="16"/>
                  <w:lang w:eastAsia="ko-KR"/>
                </w:rPr>
                <w:delText>4.48            52.9</w:delText>
              </w:r>
            </w:del>
          </w:p>
          <w:p w14:paraId="4A4D76E1" w14:textId="78D05F9E" w:rsidR="00BB204A" w:rsidRPr="00441C2B" w:rsidDel="00736481" w:rsidRDefault="00BB204A">
            <w:pPr>
              <w:pStyle w:val="ab"/>
              <w:rPr>
                <w:del w:id="1087" w:author="안희영" w:date="2022-04-14T10:33:00Z"/>
                <w:sz w:val="16"/>
                <w:szCs w:val="16"/>
                <w:lang w:eastAsia="ko-KR"/>
              </w:rPr>
              <w:pPrChange w:id="1088" w:author="안희영" w:date="2022-04-15T09:45:00Z">
                <w:pPr>
                  <w:spacing w:line="276" w:lineRule="auto"/>
                  <w:ind w:firstLineChars="50" w:firstLine="80"/>
                </w:pPr>
              </w:pPrChange>
            </w:pPr>
            <w:del w:id="1089" w:author="안희영" w:date="2022-04-14T10:33:00Z">
              <w:r w:rsidRPr="00441C2B" w:rsidDel="00736481">
                <w:rPr>
                  <w:rFonts w:hint="eastAsia"/>
                  <w:sz w:val="16"/>
                  <w:szCs w:val="16"/>
                  <w:lang w:eastAsia="ko-KR"/>
                </w:rPr>
                <w:delText>6</w:delText>
              </w:r>
              <w:r w:rsidRPr="00441C2B" w:rsidDel="00736481">
                <w:rPr>
                  <w:sz w:val="16"/>
                  <w:szCs w:val="16"/>
                  <w:lang w:eastAsia="ko-KR"/>
                </w:rPr>
                <w:delText>4.51            52.83</w:delText>
              </w:r>
            </w:del>
          </w:p>
          <w:p w14:paraId="18D68157" w14:textId="5CBBB082" w:rsidR="00BB204A" w:rsidRPr="00441C2B" w:rsidDel="00736481" w:rsidRDefault="00BB204A">
            <w:pPr>
              <w:pStyle w:val="ab"/>
              <w:rPr>
                <w:del w:id="1090" w:author="안희영" w:date="2022-04-14T10:33:00Z"/>
                <w:b/>
                <w:bCs/>
                <w:sz w:val="22"/>
                <w:szCs w:val="22"/>
                <w:lang w:eastAsia="ko-KR"/>
              </w:rPr>
              <w:pPrChange w:id="1091" w:author="안희영" w:date="2022-04-15T09:45:00Z">
                <w:pPr>
                  <w:spacing w:line="276" w:lineRule="auto"/>
                  <w:ind w:firstLineChars="50" w:firstLine="80"/>
                </w:pPr>
              </w:pPrChange>
            </w:pPr>
            <w:del w:id="1092" w:author="안희영" w:date="2022-04-14T10:33:00Z">
              <w:r w:rsidRPr="00441C2B" w:rsidDel="00736481">
                <w:rPr>
                  <w:rFonts w:hint="eastAsia"/>
                  <w:b/>
                  <w:bCs/>
                  <w:sz w:val="16"/>
                  <w:szCs w:val="16"/>
                  <w:lang w:eastAsia="ko-KR"/>
                </w:rPr>
                <w:delText>6</w:delText>
              </w:r>
              <w:r w:rsidRPr="00441C2B" w:rsidDel="00736481">
                <w:rPr>
                  <w:b/>
                  <w:bCs/>
                  <w:sz w:val="16"/>
                  <w:szCs w:val="16"/>
                  <w:lang w:eastAsia="ko-KR"/>
                </w:rPr>
                <w:delText>4.52            52.9</w:delText>
              </w:r>
            </w:del>
          </w:p>
        </w:tc>
      </w:tr>
    </w:tbl>
    <w:p w14:paraId="612E742A" w14:textId="23E3C1A0" w:rsidR="00BB204A" w:rsidRPr="00441C2B" w:rsidDel="006645B8" w:rsidRDefault="00BB204A">
      <w:pPr>
        <w:pStyle w:val="ab"/>
        <w:rPr>
          <w:del w:id="1093" w:author="안희영" w:date="2022-04-14T10:37:00Z"/>
        </w:rPr>
        <w:pPrChange w:id="1094" w:author="안희영" w:date="2022-04-15T09:45:00Z">
          <w:pPr>
            <w:pStyle w:val="ae"/>
            <w:keepNext/>
            <w:jc w:val="left"/>
          </w:pPr>
        </w:pPrChange>
      </w:pPr>
      <w:del w:id="1095" w:author="안희영" w:date="2022-04-14T10:37:00Z">
        <w:r w:rsidRPr="00441C2B" w:rsidDel="006645B8">
          <w:rPr>
            <w:b/>
            <w:bCs/>
          </w:rPr>
          <w:delText>Table 4.</w:delText>
        </w:r>
        <w:r w:rsidRPr="00441C2B" w:rsidDel="006645B8">
          <w:delText xml:space="preserve"> Comparative results according to </w:delText>
        </w:r>
        <w:r w:rsidRPr="00441C2B" w:rsidDel="006645B8">
          <w:rPr>
            <w:rFonts w:hint="eastAsia"/>
            <w:lang w:eastAsia="ko-KR"/>
          </w:rPr>
          <w:delText>a</w:delText>
        </w:r>
        <w:r w:rsidRPr="00441C2B" w:rsidDel="006645B8">
          <w:rPr>
            <w:lang w:eastAsia="ko-KR"/>
          </w:rPr>
          <w:delText>pplication of overlapping in copy-</w:delText>
        </w:r>
      </w:del>
      <w:ins w:id="1096" w:author="Author">
        <w:del w:id="1097" w:author="안희영" w:date="2022-04-14T10:37:00Z">
          <w:r w:rsidR="00BA56F9" w:rsidRPr="00441C2B" w:rsidDel="006645B8">
            <w:rPr>
              <w:lang w:eastAsia="ko-KR"/>
            </w:rPr>
            <w:delText>–</w:delText>
          </w:r>
        </w:del>
      </w:ins>
      <w:del w:id="1098" w:author="안희영" w:date="2022-04-14T10:37:00Z">
        <w:r w:rsidRPr="00441C2B" w:rsidDel="006645B8">
          <w:rPr>
            <w:lang w:eastAsia="ko-KR"/>
          </w:rPr>
          <w:delText>paste.</w:delText>
        </w:r>
      </w:del>
    </w:p>
    <w:tbl>
      <w:tblPr>
        <w:tblStyle w:val="aff8"/>
        <w:tblW w:w="0" w:type="auto"/>
        <w:jc w:val="center"/>
        <w:tblLook w:val="04A0" w:firstRow="1" w:lastRow="0" w:firstColumn="1" w:lastColumn="0" w:noHBand="0" w:noVBand="1"/>
      </w:tblPr>
      <w:tblGrid>
        <w:gridCol w:w="3114"/>
        <w:gridCol w:w="1701"/>
      </w:tblGrid>
      <w:tr w:rsidR="00BB204A" w:rsidRPr="00441C2B" w:rsidDel="00736481" w14:paraId="23A2B5A1" w14:textId="48E5F5E6" w:rsidTr="00A82D8C">
        <w:trPr>
          <w:trHeight w:val="132"/>
          <w:jc w:val="center"/>
          <w:del w:id="1099" w:author="안희영" w:date="2022-04-14T10:34:00Z"/>
        </w:trPr>
        <w:tc>
          <w:tcPr>
            <w:tcW w:w="3114" w:type="dxa"/>
          </w:tcPr>
          <w:p w14:paraId="4E2B49B2" w14:textId="67994E91" w:rsidR="00BB204A" w:rsidRPr="00441C2B" w:rsidDel="00736481" w:rsidRDefault="00BB204A">
            <w:pPr>
              <w:pStyle w:val="ab"/>
              <w:rPr>
                <w:del w:id="1100" w:author="안희영" w:date="2022-04-14T10:34:00Z"/>
                <w:b/>
                <w:bCs/>
              </w:rPr>
              <w:pPrChange w:id="1101" w:author="안희영" w:date="2022-04-15T09:45:00Z">
                <w:pPr/>
              </w:pPrChange>
            </w:pPr>
            <w:del w:id="1102" w:author="안희영" w:date="2022-04-14T10:34:00Z">
              <w:r w:rsidRPr="00441C2B" w:rsidDel="00736481">
                <w:rPr>
                  <w:b/>
                  <w:bCs/>
                  <w:sz w:val="16"/>
                  <w:szCs w:val="16"/>
                  <w:lang w:eastAsia="ko-KR"/>
                </w:rPr>
                <w:delText>Random</w:delText>
              </w:r>
            </w:del>
            <w:ins w:id="1103" w:author="Author">
              <w:del w:id="1104" w:author="안희영" w:date="2022-04-14T10:34:00Z">
                <w:r w:rsidR="00BA56F9" w:rsidRPr="00441C2B" w:rsidDel="00736481">
                  <w:rPr>
                    <w:b/>
                    <w:bCs/>
                    <w:sz w:val="16"/>
                    <w:szCs w:val="16"/>
                    <w:lang w:eastAsia="ko-KR"/>
                  </w:rPr>
                  <w:delText xml:space="preserve"> Level</w:delText>
                </w:r>
              </w:del>
            </w:ins>
            <w:del w:id="1105" w:author="안희영" w:date="2022-04-14T10:34:00Z">
              <w:r w:rsidRPr="00441C2B" w:rsidDel="00736481">
                <w:rPr>
                  <w:b/>
                  <w:bCs/>
                  <w:sz w:val="16"/>
                  <w:szCs w:val="16"/>
                  <w:lang w:eastAsia="ko-KR"/>
                </w:rPr>
                <w:delText xml:space="preserve"> Level</w:delText>
              </w:r>
              <w:r w:rsidRPr="00441C2B" w:rsidDel="00736481">
                <w:rPr>
                  <w:rFonts w:hint="eastAsia"/>
                  <w:b/>
                  <w:bCs/>
                  <w:sz w:val="16"/>
                  <w:szCs w:val="16"/>
                  <w:lang w:eastAsia="ko-KR"/>
                </w:rPr>
                <w:delText xml:space="preserve"> </w:delText>
              </w:r>
              <w:r w:rsidRPr="00441C2B" w:rsidDel="00736481">
                <w:rPr>
                  <w:b/>
                  <w:bCs/>
                  <w:sz w:val="16"/>
                  <w:szCs w:val="16"/>
                  <w:lang w:eastAsia="ko-KR"/>
                </w:rPr>
                <w:delText xml:space="preserve">    </w:delText>
              </w:r>
              <w:r w:rsidRPr="00441C2B" w:rsidDel="00736481">
                <w:rPr>
                  <w:rFonts w:hint="eastAsia"/>
                  <w:b/>
                  <w:bCs/>
                  <w:sz w:val="16"/>
                  <w:szCs w:val="16"/>
                  <w:lang w:eastAsia="ko-KR"/>
                </w:rPr>
                <w:delText>S</w:delText>
              </w:r>
              <w:r w:rsidRPr="00441C2B" w:rsidDel="00736481">
                <w:rPr>
                  <w:b/>
                  <w:bCs/>
                  <w:sz w:val="16"/>
                  <w:szCs w:val="16"/>
                  <w:lang w:eastAsia="ko-KR"/>
                </w:rPr>
                <w:delText>ource Level</w:delText>
              </w:r>
              <w:r w:rsidRPr="00441C2B" w:rsidDel="00736481">
                <w:rPr>
                  <w:b/>
                  <w:bCs/>
                  <w:sz w:val="16"/>
                  <w:szCs w:val="16"/>
                </w:rPr>
                <w:delText xml:space="preserve">      Overlap</w:delText>
              </w:r>
            </w:del>
          </w:p>
        </w:tc>
        <w:tc>
          <w:tcPr>
            <w:tcW w:w="1701" w:type="dxa"/>
          </w:tcPr>
          <w:p w14:paraId="6DB714B8" w14:textId="1643FA4C" w:rsidR="00BB204A" w:rsidRPr="00441C2B" w:rsidDel="00736481" w:rsidRDefault="00BB204A">
            <w:pPr>
              <w:pStyle w:val="ab"/>
              <w:rPr>
                <w:del w:id="1106" w:author="안희영" w:date="2022-04-14T10:34:00Z"/>
                <w:b/>
                <w:bCs/>
                <w:sz w:val="16"/>
                <w:szCs w:val="16"/>
                <w:lang w:eastAsia="ko-KR"/>
              </w:rPr>
              <w:pPrChange w:id="1107" w:author="안희영" w:date="2022-04-15T09:45:00Z">
                <w:pPr>
                  <w:ind w:firstLineChars="50" w:firstLine="80"/>
                </w:pPr>
              </w:pPrChange>
            </w:pPr>
            <w:del w:id="1108" w:author="안희영" w:date="2022-04-14T10:34:00Z">
              <w:r w:rsidRPr="00441C2B" w:rsidDel="00736481">
                <w:rPr>
                  <w:rFonts w:hint="eastAsia"/>
                  <w:b/>
                  <w:bCs/>
                  <w:sz w:val="16"/>
                  <w:szCs w:val="16"/>
                  <w:lang w:eastAsia="ko-KR"/>
                </w:rPr>
                <w:delText>P</w:delText>
              </w:r>
              <w:r w:rsidRPr="00441C2B" w:rsidDel="00736481">
                <w:rPr>
                  <w:b/>
                  <w:bCs/>
                  <w:sz w:val="16"/>
                  <w:szCs w:val="16"/>
                  <w:lang w:eastAsia="ko-KR"/>
                </w:rPr>
                <w:delText>Q</w:delText>
              </w:r>
              <w:r w:rsidRPr="00441C2B" w:rsidDel="00736481">
                <w:rPr>
                  <w:rFonts w:hint="eastAsia"/>
                  <w:b/>
                  <w:bCs/>
                  <w:sz w:val="16"/>
                  <w:szCs w:val="16"/>
                  <w:lang w:eastAsia="ko-KR"/>
                </w:rPr>
                <w:delText xml:space="preserve"> </w:delText>
              </w:r>
              <w:r w:rsidRPr="00441C2B" w:rsidDel="00736481">
                <w:rPr>
                  <w:b/>
                  <w:bCs/>
                  <w:sz w:val="16"/>
                  <w:szCs w:val="16"/>
                  <w:lang w:eastAsia="ko-KR"/>
                </w:rPr>
                <w:delText xml:space="preserve">              </w:delText>
              </w:r>
              <w:r w:rsidRPr="00441C2B" w:rsidDel="00736481">
                <w:rPr>
                  <w:rFonts w:hint="eastAsia"/>
                  <w:b/>
                  <w:bCs/>
                  <w:sz w:val="16"/>
                  <w:szCs w:val="16"/>
                  <w:lang w:eastAsia="ko-KR"/>
                </w:rPr>
                <w:delText>m</w:delText>
              </w:r>
              <w:r w:rsidRPr="00441C2B" w:rsidDel="00736481">
                <w:rPr>
                  <w:b/>
                  <w:bCs/>
                  <w:sz w:val="16"/>
                  <w:szCs w:val="16"/>
                  <w:lang w:eastAsia="ko-KR"/>
                </w:rPr>
                <w:delText>PQ</w:delText>
              </w:r>
            </w:del>
          </w:p>
        </w:tc>
      </w:tr>
      <w:tr w:rsidR="00BB204A" w:rsidRPr="00441C2B" w:rsidDel="00736481" w14:paraId="16431F4E" w14:textId="218EBAF3" w:rsidTr="00A82D8C">
        <w:trPr>
          <w:trHeight w:val="831"/>
          <w:jc w:val="center"/>
          <w:del w:id="1109" w:author="안희영" w:date="2022-04-14T10:34:00Z"/>
        </w:trPr>
        <w:tc>
          <w:tcPr>
            <w:tcW w:w="3114" w:type="dxa"/>
          </w:tcPr>
          <w:p w14:paraId="341EB2C9" w14:textId="10A39760" w:rsidR="00BB204A" w:rsidRPr="00441C2B" w:rsidDel="00736481" w:rsidRDefault="00BB204A">
            <w:pPr>
              <w:pStyle w:val="ab"/>
              <w:rPr>
                <w:del w:id="1110" w:author="안희영" w:date="2022-04-14T10:34:00Z"/>
                <w:sz w:val="16"/>
                <w:szCs w:val="16"/>
                <w:lang w:eastAsia="ko-KR"/>
              </w:rPr>
              <w:pPrChange w:id="1111" w:author="안희영" w:date="2022-04-15T09:45:00Z">
                <w:pPr>
                  <w:ind w:firstLineChars="250" w:firstLine="400"/>
                </w:pPr>
              </w:pPrChange>
            </w:pPr>
            <w:del w:id="1112" w:author="안희영" w:date="2022-04-14T10:34:00Z">
              <w:r w:rsidRPr="00441C2B" w:rsidDel="00736481">
                <w:rPr>
                  <w:rFonts w:ascii="MS Mincho" w:eastAsia="MS Mincho" w:hAnsi="MS Mincho" w:cs="MS Mincho" w:hint="eastAsia"/>
                  <w:sz w:val="16"/>
                  <w:szCs w:val="16"/>
                </w:rPr>
                <w:delText>✓</w:delText>
              </w:r>
              <w:r w:rsidRPr="00441C2B" w:rsidDel="00736481">
                <w:rPr>
                  <w:rFonts w:ascii="MS Mincho" w:hAnsi="MS Mincho" w:cs="MS Mincho" w:hint="eastAsia"/>
                  <w:sz w:val="16"/>
                  <w:szCs w:val="16"/>
                  <w:lang w:eastAsia="ko-KR"/>
                </w:rPr>
                <w:delText xml:space="preserve"> </w:delText>
              </w:r>
              <w:r w:rsidRPr="00441C2B" w:rsidDel="00736481">
                <w:rPr>
                  <w:sz w:val="16"/>
                  <w:szCs w:val="16"/>
                  <w:lang w:eastAsia="ko-KR"/>
                </w:rPr>
                <w:delText xml:space="preserve">                                              </w:delText>
              </w:r>
              <w:r w:rsidRPr="00441C2B" w:rsidDel="00736481">
                <w:rPr>
                  <w:rFonts w:ascii="MS Mincho" w:eastAsia="MS Mincho" w:hAnsi="MS Mincho" w:cs="MS Mincho" w:hint="eastAsia"/>
                  <w:sz w:val="16"/>
                  <w:szCs w:val="16"/>
                </w:rPr>
                <w:delText>✓</w:delText>
              </w:r>
            </w:del>
          </w:p>
          <w:p w14:paraId="18BDA5EF" w14:textId="43E7304D" w:rsidR="00BB204A" w:rsidRPr="00441C2B" w:rsidDel="00736481" w:rsidRDefault="00BB204A">
            <w:pPr>
              <w:pStyle w:val="ab"/>
              <w:rPr>
                <w:del w:id="1113" w:author="안희영" w:date="2022-04-14T10:34:00Z"/>
                <w:sz w:val="16"/>
                <w:szCs w:val="16"/>
              </w:rPr>
              <w:pPrChange w:id="1114" w:author="안희영" w:date="2022-04-15T09:45:00Z">
                <w:pPr>
                  <w:jc w:val="center"/>
                </w:pPr>
              </w:pPrChange>
            </w:pPr>
            <w:del w:id="1115" w:author="안희영" w:date="2022-04-14T10:34:00Z">
              <w:r w:rsidRPr="00441C2B" w:rsidDel="00736481">
                <w:rPr>
                  <w:rFonts w:ascii="MS Mincho" w:hAnsi="MS Mincho" w:cs="MS Mincho" w:hint="eastAsia"/>
                  <w:sz w:val="16"/>
                  <w:szCs w:val="16"/>
                  <w:lang w:eastAsia="ko-KR"/>
                </w:rPr>
                <w:delText xml:space="preserve"> </w:delText>
              </w:r>
              <w:r w:rsidRPr="00441C2B" w:rsidDel="00736481">
                <w:rPr>
                  <w:rFonts w:ascii="MS Mincho" w:hAnsi="MS Mincho" w:cs="MS Mincho"/>
                  <w:sz w:val="16"/>
                  <w:szCs w:val="16"/>
                  <w:lang w:eastAsia="ko-KR"/>
                </w:rPr>
                <w:delText xml:space="preserve">             </w:delText>
              </w:r>
              <w:r w:rsidRPr="00441C2B" w:rsidDel="00736481">
                <w:rPr>
                  <w:rFonts w:ascii="MS Mincho" w:hAnsi="MS Mincho" w:cs="MS Mincho"/>
                  <w:sz w:val="40"/>
                  <w:szCs w:val="40"/>
                  <w:lang w:eastAsia="ko-KR"/>
                </w:rPr>
                <w:delText xml:space="preserve"> </w:delText>
              </w:r>
              <w:r w:rsidRPr="00441C2B" w:rsidDel="00736481">
                <w:rPr>
                  <w:rFonts w:ascii="MS Mincho" w:eastAsia="MS Mincho" w:hAnsi="MS Mincho" w:cs="MS Mincho" w:hint="eastAsia"/>
                  <w:sz w:val="16"/>
                  <w:szCs w:val="16"/>
                </w:rPr>
                <w:delText>✓</w:delText>
              </w:r>
              <w:r w:rsidRPr="00441C2B" w:rsidDel="00736481">
                <w:rPr>
                  <w:sz w:val="16"/>
                  <w:szCs w:val="16"/>
                  <w:lang w:eastAsia="ko-KR"/>
                </w:rPr>
                <w:delText xml:space="preserve">                </w:delText>
              </w:r>
              <w:r w:rsidRPr="00441C2B" w:rsidDel="00736481">
                <w:rPr>
                  <w:sz w:val="8"/>
                  <w:szCs w:val="8"/>
                  <w:lang w:eastAsia="ko-KR"/>
                </w:rPr>
                <w:delText xml:space="preserve">  </w:delText>
              </w:r>
              <w:r w:rsidRPr="00441C2B" w:rsidDel="00736481">
                <w:rPr>
                  <w:sz w:val="16"/>
                  <w:szCs w:val="16"/>
                  <w:lang w:eastAsia="ko-KR"/>
                </w:rPr>
                <w:delText xml:space="preserve">  </w:delText>
              </w:r>
              <w:r w:rsidRPr="00441C2B" w:rsidDel="00736481">
                <w:rPr>
                  <w:rFonts w:ascii="MS Mincho" w:eastAsia="MS Mincho" w:hAnsi="MS Mincho" w:cs="MS Mincho" w:hint="eastAsia"/>
                  <w:sz w:val="16"/>
                  <w:szCs w:val="16"/>
                </w:rPr>
                <w:delText>✓</w:delText>
              </w:r>
            </w:del>
          </w:p>
          <w:p w14:paraId="3E937E4B" w14:textId="3A0B3C99" w:rsidR="00BB204A" w:rsidRPr="00441C2B" w:rsidDel="00736481" w:rsidRDefault="00BB204A">
            <w:pPr>
              <w:pStyle w:val="ab"/>
              <w:rPr>
                <w:del w:id="1116" w:author="안희영" w:date="2022-04-14T10:34:00Z"/>
                <w:rFonts w:ascii="MS Mincho" w:eastAsia="MS Mincho" w:hAnsi="MS Mincho" w:cs="MS Mincho"/>
                <w:sz w:val="16"/>
                <w:szCs w:val="16"/>
              </w:rPr>
              <w:pPrChange w:id="1117" w:author="안희영" w:date="2022-04-15T09:45:00Z">
                <w:pPr>
                  <w:ind w:firstLineChars="250" w:firstLine="400"/>
                </w:pPr>
              </w:pPrChange>
            </w:pPr>
            <w:del w:id="1118" w:author="안희영" w:date="2022-04-14T10:34:00Z">
              <w:r w:rsidRPr="00441C2B" w:rsidDel="00736481">
                <w:rPr>
                  <w:rFonts w:ascii="MS Mincho" w:eastAsia="MS Mincho" w:hAnsi="MS Mincho" w:cs="MS Mincho" w:hint="eastAsia"/>
                  <w:sz w:val="16"/>
                  <w:szCs w:val="16"/>
                </w:rPr>
                <w:delText>✓</w:delText>
              </w:r>
              <w:r w:rsidRPr="00441C2B" w:rsidDel="00736481">
                <w:rPr>
                  <w:rFonts w:ascii="MS Mincho" w:hAnsi="MS Mincho" w:cs="MS Mincho" w:hint="eastAsia"/>
                  <w:sz w:val="16"/>
                  <w:szCs w:val="16"/>
                  <w:lang w:eastAsia="ko-KR"/>
                </w:rPr>
                <w:delText xml:space="preserve"> </w:delText>
              </w:r>
              <w:r w:rsidRPr="00441C2B" w:rsidDel="00736481">
                <w:rPr>
                  <w:sz w:val="16"/>
                  <w:szCs w:val="16"/>
                  <w:lang w:eastAsia="ko-KR"/>
                </w:rPr>
                <w:delText xml:space="preserve">                                              </w:delText>
              </w:r>
            </w:del>
          </w:p>
          <w:p w14:paraId="3B60CD20" w14:textId="1E5F115F" w:rsidR="00BB204A" w:rsidRPr="00441C2B" w:rsidDel="00736481" w:rsidRDefault="00BB204A">
            <w:pPr>
              <w:pStyle w:val="ab"/>
              <w:rPr>
                <w:del w:id="1119" w:author="안희영" w:date="2022-04-14T10:34:00Z"/>
                <w:sz w:val="16"/>
                <w:szCs w:val="16"/>
              </w:rPr>
              <w:pPrChange w:id="1120" w:author="안희영" w:date="2022-04-15T09:45:00Z">
                <w:pPr>
                  <w:jc w:val="center"/>
                </w:pPr>
              </w:pPrChange>
            </w:pPr>
            <w:del w:id="1121" w:author="안희영" w:date="2022-04-14T10:34:00Z">
              <w:r w:rsidRPr="00441C2B" w:rsidDel="00736481">
                <w:rPr>
                  <w:rFonts w:ascii="MS Mincho" w:hAnsi="MS Mincho" w:cs="MS Mincho" w:hint="eastAsia"/>
                  <w:sz w:val="16"/>
                  <w:szCs w:val="16"/>
                  <w:lang w:eastAsia="ko-KR"/>
                </w:rPr>
                <w:delText xml:space="preserve"> </w:delText>
              </w:r>
              <w:r w:rsidRPr="00441C2B" w:rsidDel="00736481">
                <w:rPr>
                  <w:rFonts w:ascii="MS Mincho" w:hAnsi="MS Mincho" w:cs="MS Mincho"/>
                  <w:sz w:val="16"/>
                  <w:szCs w:val="16"/>
                  <w:lang w:eastAsia="ko-KR"/>
                </w:rPr>
                <w:delText xml:space="preserve">    </w:delText>
              </w:r>
              <w:r w:rsidRPr="00441C2B" w:rsidDel="00736481">
                <w:rPr>
                  <w:rFonts w:ascii="MS Mincho" w:eastAsia="MS Mincho" w:hAnsi="MS Mincho" w:cs="MS Mincho" w:hint="eastAsia"/>
                  <w:sz w:val="16"/>
                  <w:szCs w:val="16"/>
                </w:rPr>
                <w:delText>✓</w:delText>
              </w:r>
              <w:r w:rsidRPr="00441C2B" w:rsidDel="00736481">
                <w:rPr>
                  <w:sz w:val="16"/>
                  <w:szCs w:val="16"/>
                  <w:lang w:eastAsia="ko-KR"/>
                </w:rPr>
                <w:delText xml:space="preserve">                </w:delText>
              </w:r>
              <w:r w:rsidRPr="00441C2B" w:rsidDel="00736481">
                <w:rPr>
                  <w:sz w:val="8"/>
                  <w:szCs w:val="8"/>
                  <w:lang w:eastAsia="ko-KR"/>
                </w:rPr>
                <w:delText xml:space="preserve">   </w:delText>
              </w:r>
            </w:del>
          </w:p>
        </w:tc>
        <w:tc>
          <w:tcPr>
            <w:tcW w:w="1701" w:type="dxa"/>
          </w:tcPr>
          <w:p w14:paraId="0BAA2237" w14:textId="362C9178" w:rsidR="00BB204A" w:rsidRPr="00441C2B" w:rsidDel="00736481" w:rsidRDefault="00BB204A">
            <w:pPr>
              <w:pStyle w:val="ab"/>
              <w:rPr>
                <w:del w:id="1122" w:author="안희영" w:date="2022-04-14T10:34:00Z"/>
                <w:sz w:val="16"/>
                <w:szCs w:val="16"/>
                <w:lang w:eastAsia="ko-KR"/>
              </w:rPr>
              <w:pPrChange w:id="1123" w:author="안희영" w:date="2022-04-15T09:45:00Z">
                <w:pPr>
                  <w:spacing w:line="276" w:lineRule="auto"/>
                  <w:ind w:firstLineChars="50" w:firstLine="80"/>
                </w:pPr>
              </w:pPrChange>
            </w:pPr>
            <w:del w:id="1124" w:author="안희영" w:date="2022-04-14T10:34:00Z">
              <w:r w:rsidRPr="00441C2B" w:rsidDel="00736481">
                <w:rPr>
                  <w:rFonts w:hint="eastAsia"/>
                  <w:sz w:val="16"/>
                  <w:szCs w:val="16"/>
                  <w:lang w:eastAsia="ko-KR"/>
                </w:rPr>
                <w:delText>6</w:delText>
              </w:r>
              <w:r w:rsidRPr="00441C2B" w:rsidDel="00736481">
                <w:rPr>
                  <w:sz w:val="16"/>
                  <w:szCs w:val="16"/>
                  <w:lang w:eastAsia="ko-KR"/>
                </w:rPr>
                <w:delText>4.35            52.41</w:delText>
              </w:r>
            </w:del>
          </w:p>
          <w:p w14:paraId="18EF4670" w14:textId="740AD0A7" w:rsidR="00BB204A" w:rsidRPr="00441C2B" w:rsidDel="00736481" w:rsidRDefault="00BB204A">
            <w:pPr>
              <w:pStyle w:val="ab"/>
              <w:rPr>
                <w:del w:id="1125" w:author="안희영" w:date="2022-04-14T10:34:00Z"/>
                <w:sz w:val="16"/>
                <w:szCs w:val="16"/>
                <w:lang w:eastAsia="ko-KR"/>
              </w:rPr>
              <w:pPrChange w:id="1126" w:author="안희영" w:date="2022-04-15T09:45:00Z">
                <w:pPr>
                  <w:spacing w:line="276" w:lineRule="auto"/>
                  <w:ind w:firstLineChars="50" w:firstLine="80"/>
                </w:pPr>
              </w:pPrChange>
            </w:pPr>
            <w:del w:id="1127" w:author="안희영" w:date="2022-04-14T10:34:00Z">
              <w:r w:rsidRPr="00441C2B" w:rsidDel="00736481">
                <w:rPr>
                  <w:rFonts w:hint="eastAsia"/>
                  <w:sz w:val="16"/>
                  <w:szCs w:val="16"/>
                  <w:lang w:eastAsia="ko-KR"/>
                </w:rPr>
                <w:delText>6</w:delText>
              </w:r>
              <w:r w:rsidRPr="00441C2B" w:rsidDel="00736481">
                <w:rPr>
                  <w:sz w:val="16"/>
                  <w:szCs w:val="16"/>
                  <w:lang w:eastAsia="ko-KR"/>
                </w:rPr>
                <w:delText>4.37            52.45</w:delText>
              </w:r>
            </w:del>
          </w:p>
          <w:p w14:paraId="2E6E01D8" w14:textId="0F0345FF" w:rsidR="00BB204A" w:rsidRPr="00441C2B" w:rsidDel="00736481" w:rsidRDefault="00BB204A">
            <w:pPr>
              <w:pStyle w:val="ab"/>
              <w:rPr>
                <w:del w:id="1128" w:author="안희영" w:date="2022-04-14T10:34:00Z"/>
                <w:sz w:val="16"/>
                <w:szCs w:val="16"/>
                <w:lang w:eastAsia="ko-KR"/>
              </w:rPr>
              <w:pPrChange w:id="1129" w:author="안희영" w:date="2022-04-15T09:45:00Z">
                <w:pPr>
                  <w:spacing w:line="276" w:lineRule="auto"/>
                  <w:ind w:firstLineChars="50" w:firstLine="80"/>
                </w:pPr>
              </w:pPrChange>
            </w:pPr>
            <w:del w:id="1130" w:author="안희영" w:date="2022-04-14T10:34:00Z">
              <w:r w:rsidRPr="00441C2B" w:rsidDel="00736481">
                <w:rPr>
                  <w:rFonts w:hint="eastAsia"/>
                  <w:sz w:val="16"/>
                  <w:szCs w:val="16"/>
                  <w:lang w:eastAsia="ko-KR"/>
                </w:rPr>
                <w:delText>6</w:delText>
              </w:r>
              <w:r w:rsidRPr="00441C2B" w:rsidDel="00736481">
                <w:rPr>
                  <w:sz w:val="16"/>
                  <w:szCs w:val="16"/>
                  <w:lang w:eastAsia="ko-KR"/>
                </w:rPr>
                <w:delText>4.51            52.83</w:delText>
              </w:r>
            </w:del>
          </w:p>
          <w:p w14:paraId="4D497610" w14:textId="46400864" w:rsidR="00BB204A" w:rsidRPr="00441C2B" w:rsidDel="00736481" w:rsidRDefault="00BB204A">
            <w:pPr>
              <w:pStyle w:val="ab"/>
              <w:rPr>
                <w:del w:id="1131" w:author="안희영" w:date="2022-04-14T10:34:00Z"/>
                <w:b/>
                <w:bCs/>
                <w:sz w:val="22"/>
                <w:szCs w:val="22"/>
                <w:lang w:eastAsia="ko-KR"/>
              </w:rPr>
              <w:pPrChange w:id="1132" w:author="안희영" w:date="2022-04-15T09:45:00Z">
                <w:pPr>
                  <w:spacing w:line="276" w:lineRule="auto"/>
                  <w:ind w:firstLineChars="50" w:firstLine="80"/>
                </w:pPr>
              </w:pPrChange>
            </w:pPr>
            <w:del w:id="1133" w:author="안희영" w:date="2022-04-14T10:34:00Z">
              <w:r w:rsidRPr="00441C2B" w:rsidDel="00736481">
                <w:rPr>
                  <w:rFonts w:hint="eastAsia"/>
                  <w:b/>
                  <w:bCs/>
                  <w:sz w:val="16"/>
                  <w:szCs w:val="16"/>
                  <w:lang w:eastAsia="ko-KR"/>
                </w:rPr>
                <w:delText>6</w:delText>
              </w:r>
              <w:r w:rsidRPr="00441C2B" w:rsidDel="00736481">
                <w:rPr>
                  <w:b/>
                  <w:bCs/>
                  <w:sz w:val="16"/>
                  <w:szCs w:val="16"/>
                  <w:lang w:eastAsia="ko-KR"/>
                </w:rPr>
                <w:delText>4.52            52.9</w:delText>
              </w:r>
            </w:del>
          </w:p>
        </w:tc>
      </w:tr>
    </w:tbl>
    <w:p w14:paraId="1F0F2AA5" w14:textId="0E85E842" w:rsidR="006645B8" w:rsidDel="006645B8" w:rsidRDefault="006645B8">
      <w:pPr>
        <w:pStyle w:val="ab"/>
        <w:rPr>
          <w:del w:id="1134" w:author="안희영" w:date="2022-04-14T10:37:00Z"/>
          <w:sz w:val="18"/>
          <w:szCs w:val="18"/>
          <w:lang w:eastAsia="ko-KR"/>
        </w:rPr>
      </w:pPr>
    </w:p>
    <w:p w14:paraId="3B987987" w14:textId="107D0D0E" w:rsidR="00EA0FBB" w:rsidRPr="00441C2B" w:rsidDel="0044156C" w:rsidRDefault="00402716">
      <w:pPr>
        <w:pStyle w:val="ab"/>
        <w:rPr>
          <w:del w:id="1135" w:author="안희영" w:date="2022-04-15T09:44:00Z"/>
        </w:rPr>
      </w:pPr>
      <w:r w:rsidRPr="00441C2B">
        <w:rPr>
          <w:lang w:eastAsia="ko-KR"/>
        </w:rPr>
        <w:t>augmentation setting, using Unet++ [</w:t>
      </w:r>
      <w:r w:rsidR="0085750A" w:rsidRPr="00441C2B">
        <w:rPr>
          <w:lang w:eastAsia="ko-KR"/>
        </w:rPr>
        <w:t>5</w:t>
      </w:r>
      <w:r w:rsidRPr="00441C2B">
        <w:rPr>
          <w:lang w:eastAsia="ko-KR"/>
        </w:rPr>
        <w:t>] yields slight</w:t>
      </w:r>
      <w:r w:rsidR="002574FF" w:rsidRPr="00441C2B">
        <w:rPr>
          <w:lang w:eastAsia="ko-KR"/>
        </w:rPr>
        <w:t>ly</w:t>
      </w:r>
      <w:r w:rsidRPr="00441C2B">
        <w:rPr>
          <w:lang w:eastAsia="ko-KR"/>
        </w:rPr>
        <w:t xml:space="preserve"> better</w:t>
      </w:r>
      <w:r w:rsidRPr="00441C2B">
        <w:rPr>
          <w:rFonts w:hint="eastAsia"/>
          <w:lang w:eastAsia="ko-KR"/>
        </w:rPr>
        <w:t xml:space="preserve"> </w:t>
      </w:r>
      <w:r w:rsidR="00BB204A" w:rsidRPr="00441C2B">
        <w:rPr>
          <w:lang w:eastAsia="ko-KR"/>
        </w:rPr>
        <w:t xml:space="preserve">performance of 0.82 </w:t>
      </w:r>
      <w:proofErr w:type="spellStart"/>
      <w:r w:rsidR="00BB204A" w:rsidRPr="00441C2B">
        <w:rPr>
          <w:lang w:eastAsia="ko-KR"/>
        </w:rPr>
        <w:t>mPQ</w:t>
      </w:r>
      <w:proofErr w:type="spellEnd"/>
      <w:r w:rsidR="00BB204A" w:rsidRPr="00441C2B">
        <w:rPr>
          <w:lang w:eastAsia="ko-KR"/>
        </w:rPr>
        <w:t xml:space="preserve"> than using </w:t>
      </w:r>
      <w:proofErr w:type="spellStart"/>
      <w:r w:rsidR="00BB204A" w:rsidRPr="00441C2B">
        <w:rPr>
          <w:lang w:eastAsia="ko-KR"/>
        </w:rPr>
        <w:t>HoVer</w:t>
      </w:r>
      <w:proofErr w:type="spellEnd"/>
      <w:r w:rsidR="00BB204A" w:rsidRPr="00441C2B">
        <w:rPr>
          <w:lang w:eastAsia="ko-KR"/>
        </w:rPr>
        <w:t>-Net [</w:t>
      </w:r>
      <w:r w:rsidR="0085750A" w:rsidRPr="00441C2B">
        <w:rPr>
          <w:lang w:eastAsia="ko-KR"/>
        </w:rPr>
        <w:t>3</w:t>
      </w:r>
      <w:r w:rsidR="00BB204A" w:rsidRPr="00441C2B">
        <w:rPr>
          <w:lang w:eastAsia="ko-KR"/>
        </w:rPr>
        <w:t xml:space="preserve">]. Compared </w:t>
      </w:r>
      <w:del w:id="1136" w:author="Author">
        <w:r w:rsidR="00BB204A" w:rsidRPr="00441C2B" w:rsidDel="004F6681">
          <w:rPr>
            <w:lang w:eastAsia="ko-KR"/>
          </w:rPr>
          <w:delText xml:space="preserve">to </w:delText>
        </w:r>
      </w:del>
      <w:ins w:id="1137" w:author="Author">
        <w:r w:rsidR="004F6681" w:rsidRPr="00441C2B">
          <w:rPr>
            <w:lang w:eastAsia="ko-KR"/>
          </w:rPr>
          <w:t xml:space="preserve">with </w:t>
        </w:r>
      </w:ins>
      <w:r w:rsidR="00BB204A" w:rsidRPr="00441C2B">
        <w:rPr>
          <w:lang w:eastAsia="ko-KR"/>
        </w:rPr>
        <w:t>Unet++ with base augmentation, combining proposed random-level copy</w:t>
      </w:r>
      <w:del w:id="1138" w:author="Author">
        <w:r w:rsidR="00BB204A" w:rsidRPr="00441C2B" w:rsidDel="004F6681">
          <w:rPr>
            <w:lang w:eastAsia="ko-KR"/>
          </w:rPr>
          <w:delText>-</w:delText>
        </w:r>
      </w:del>
      <w:ins w:id="1139" w:author="Author">
        <w:r w:rsidR="004F6681" w:rsidRPr="00441C2B">
          <w:rPr>
            <w:lang w:eastAsia="ko-KR"/>
          </w:rPr>
          <w:t>–</w:t>
        </w:r>
      </w:ins>
      <w:r w:rsidR="00BB204A" w:rsidRPr="00441C2B">
        <w:rPr>
          <w:lang w:eastAsia="ko-KR"/>
        </w:rPr>
        <w:t>paste augmentation with base augmentation provide</w:t>
      </w:r>
      <w:ins w:id="1140" w:author="Author">
        <w:r w:rsidR="00DF1E7B" w:rsidRPr="00441C2B">
          <w:rPr>
            <w:lang w:eastAsia="ko-KR"/>
          </w:rPr>
          <w:t>d</w:t>
        </w:r>
      </w:ins>
      <w:r w:rsidR="00BB204A" w:rsidRPr="00441C2B">
        <w:rPr>
          <w:lang w:eastAsia="ko-KR"/>
        </w:rPr>
        <w:t xml:space="preserve"> gains of 0.2 PQ, 0.53 </w:t>
      </w:r>
      <w:proofErr w:type="spellStart"/>
      <w:r w:rsidR="00BB204A" w:rsidRPr="00441C2B">
        <w:rPr>
          <w:lang w:eastAsia="ko-KR"/>
        </w:rPr>
        <w:t>mPQ</w:t>
      </w:r>
      <w:proofErr w:type="spellEnd"/>
      <w:r w:rsidR="00BB204A" w:rsidRPr="00441C2B">
        <w:rPr>
          <w:lang w:eastAsia="ko-KR"/>
        </w:rPr>
        <w:t>. Combining</w:t>
      </w:r>
      <w:ins w:id="1141" w:author="Author">
        <w:r w:rsidR="004F6681" w:rsidRPr="00441C2B">
          <w:rPr>
            <w:lang w:eastAsia="ko-KR"/>
          </w:rPr>
          <w:t xml:space="preserve"> the</w:t>
        </w:r>
      </w:ins>
      <w:r w:rsidR="00BB204A" w:rsidRPr="00441C2B">
        <w:rPr>
          <w:lang w:eastAsia="ko-KR"/>
        </w:rPr>
        <w:t xml:space="preserve"> proposed source-level copy</w:t>
      </w:r>
      <w:del w:id="1142" w:author="Author">
        <w:r w:rsidR="00BB204A" w:rsidRPr="00441C2B" w:rsidDel="004F6681">
          <w:rPr>
            <w:lang w:eastAsia="ko-KR"/>
          </w:rPr>
          <w:delText>-</w:delText>
        </w:r>
      </w:del>
      <w:ins w:id="1143" w:author="Author">
        <w:r w:rsidR="004F6681" w:rsidRPr="00441C2B">
          <w:rPr>
            <w:lang w:eastAsia="ko-KR"/>
          </w:rPr>
          <w:t>–</w:t>
        </w:r>
      </w:ins>
      <w:r w:rsidR="00BB204A" w:rsidRPr="00441C2B">
        <w:rPr>
          <w:lang w:eastAsia="ko-KR"/>
        </w:rPr>
        <w:t>paste augmentation with base augmentation provide</w:t>
      </w:r>
      <w:ins w:id="1144" w:author="Author">
        <w:r w:rsidR="00DF1E7B" w:rsidRPr="00441C2B">
          <w:rPr>
            <w:lang w:eastAsia="ko-KR"/>
          </w:rPr>
          <w:t>d</w:t>
        </w:r>
      </w:ins>
      <w:r w:rsidR="00BB204A" w:rsidRPr="00441C2B">
        <w:rPr>
          <w:lang w:eastAsia="ko-KR"/>
        </w:rPr>
        <w:t xml:space="preserve"> gains of 0.21 PQ, 0.6 </w:t>
      </w:r>
      <w:proofErr w:type="spellStart"/>
      <w:r w:rsidR="00BB204A" w:rsidRPr="00441C2B">
        <w:rPr>
          <w:lang w:eastAsia="ko-KR"/>
        </w:rPr>
        <w:t>mPQ</w:t>
      </w:r>
      <w:proofErr w:type="spellEnd"/>
      <w:r w:rsidR="00BB204A" w:rsidRPr="00441C2B">
        <w:rPr>
          <w:lang w:eastAsia="ko-KR"/>
        </w:rPr>
        <w:t xml:space="preserve">, which </w:t>
      </w:r>
      <w:del w:id="1145" w:author="Author">
        <w:r w:rsidR="00BB204A" w:rsidRPr="00441C2B" w:rsidDel="00DF1E7B">
          <w:rPr>
            <w:lang w:eastAsia="ko-KR"/>
          </w:rPr>
          <w:delText>is</w:delText>
        </w:r>
        <w:r w:rsidRPr="00441C2B" w:rsidDel="00DF1E7B">
          <w:rPr>
            <w:rFonts w:hint="eastAsia"/>
            <w:lang w:eastAsia="ko-KR"/>
          </w:rPr>
          <w:delText xml:space="preserve"> </w:delText>
        </w:r>
      </w:del>
      <w:ins w:id="1146" w:author="Author">
        <w:r w:rsidR="00DF1E7B" w:rsidRPr="00441C2B">
          <w:rPr>
            <w:lang w:eastAsia="ko-KR"/>
          </w:rPr>
          <w:t>was</w:t>
        </w:r>
        <w:r w:rsidR="00DF1E7B" w:rsidRPr="00441C2B">
          <w:rPr>
            <w:rFonts w:hint="eastAsia"/>
            <w:lang w:eastAsia="ko-KR"/>
          </w:rPr>
          <w:t xml:space="preserve"> </w:t>
        </w:r>
      </w:ins>
      <w:r w:rsidR="00BB204A" w:rsidRPr="00441C2B">
        <w:rPr>
          <w:lang w:eastAsia="ko-KR"/>
        </w:rPr>
        <w:t xml:space="preserve">slightly better performance than random-level. Table 2 </w:t>
      </w:r>
      <w:del w:id="1147" w:author="Author">
        <w:r w:rsidR="00BB204A" w:rsidRPr="00441C2B" w:rsidDel="004F6681">
          <w:rPr>
            <w:lang w:eastAsia="ko-KR"/>
          </w:rPr>
          <w:delText xml:space="preserve">shows </w:delText>
        </w:r>
      </w:del>
      <w:ins w:id="1148" w:author="Author">
        <w:r w:rsidR="004F6681" w:rsidRPr="00441C2B">
          <w:rPr>
            <w:lang w:eastAsia="ko-KR"/>
          </w:rPr>
          <w:t xml:space="preserve">summarizes the </w:t>
        </w:r>
      </w:ins>
      <w:r w:rsidR="00BB204A" w:rsidRPr="00441C2B">
        <w:rPr>
          <w:lang w:eastAsia="ko-KR"/>
        </w:rPr>
        <w:t>comparative results for each method in terms of classes. Combining source-level copy</w:t>
      </w:r>
      <w:del w:id="1149" w:author="Author">
        <w:r w:rsidR="00BB204A" w:rsidRPr="00441C2B" w:rsidDel="004F6681">
          <w:rPr>
            <w:lang w:eastAsia="ko-KR"/>
          </w:rPr>
          <w:delText>-</w:delText>
        </w:r>
      </w:del>
      <w:ins w:id="1150" w:author="Author">
        <w:r w:rsidR="004F6681" w:rsidRPr="00441C2B">
          <w:rPr>
            <w:lang w:eastAsia="ko-KR"/>
          </w:rPr>
          <w:t>–</w:t>
        </w:r>
      </w:ins>
      <w:r w:rsidR="00BB204A" w:rsidRPr="00441C2B">
        <w:rPr>
          <w:lang w:eastAsia="ko-KR"/>
        </w:rPr>
        <w:t>paste augmentation with baseline provide</w:t>
      </w:r>
      <w:ins w:id="1151" w:author="Author">
        <w:r w:rsidR="00DF1E7B" w:rsidRPr="00441C2B">
          <w:rPr>
            <w:lang w:eastAsia="ko-KR"/>
          </w:rPr>
          <w:t>d</w:t>
        </w:r>
      </w:ins>
      <w:r w:rsidR="00BB204A" w:rsidRPr="00441C2B">
        <w:rPr>
          <w:lang w:eastAsia="ko-KR"/>
        </w:rPr>
        <w:t xml:space="preserve"> gains of 1.5, 0.12, 0.01, 1.79, 0.36 PQ for Neutrophil, Epithelial, Lymphocyte, Eosinophil, </w:t>
      </w:r>
      <w:ins w:id="1152" w:author="Author">
        <w:r w:rsidR="004F6681" w:rsidRPr="00441C2B">
          <w:rPr>
            <w:lang w:eastAsia="ko-KR"/>
          </w:rPr>
          <w:t xml:space="preserve">and </w:t>
        </w:r>
      </w:ins>
      <w:r w:rsidR="00BB204A" w:rsidRPr="00441C2B">
        <w:rPr>
          <w:lang w:eastAsia="ko-KR"/>
        </w:rPr>
        <w:t>Connective, respectively</w:t>
      </w:r>
      <w:ins w:id="1153" w:author="Author">
        <w:r w:rsidR="00DF1E7B" w:rsidRPr="00441C2B">
          <w:rPr>
            <w:lang w:eastAsia="ko-KR"/>
          </w:rPr>
          <w:t>,</w:t>
        </w:r>
      </w:ins>
      <w:r w:rsidR="00BB204A" w:rsidRPr="00441C2B">
        <w:rPr>
          <w:lang w:eastAsia="ko-KR"/>
        </w:rPr>
        <w:t xml:space="preserve"> except for slight decrease of 0.15 PQ for Plasma. Note that classes </w:t>
      </w:r>
      <w:del w:id="1154" w:author="Author">
        <w:r w:rsidR="00BB204A" w:rsidRPr="00441C2B" w:rsidDel="004F6681">
          <w:rPr>
            <w:lang w:eastAsia="ko-KR"/>
          </w:rPr>
          <w:delText xml:space="preserve">which </w:delText>
        </w:r>
      </w:del>
      <w:ins w:id="1155" w:author="Author">
        <w:r w:rsidR="004F6681" w:rsidRPr="00441C2B">
          <w:rPr>
            <w:lang w:eastAsia="ko-KR"/>
          </w:rPr>
          <w:t xml:space="preserve">that </w:t>
        </w:r>
      </w:ins>
      <w:del w:id="1156" w:author="Author">
        <w:r w:rsidR="00BB204A" w:rsidRPr="00441C2B" w:rsidDel="00DF1E7B">
          <w:rPr>
            <w:lang w:eastAsia="ko-KR"/>
          </w:rPr>
          <w:delText xml:space="preserve">are </w:delText>
        </w:r>
      </w:del>
      <w:ins w:id="1157" w:author="Author">
        <w:r w:rsidR="00DF1E7B" w:rsidRPr="00441C2B">
          <w:rPr>
            <w:lang w:eastAsia="ko-KR"/>
          </w:rPr>
          <w:t xml:space="preserve">were </w:t>
        </w:r>
      </w:ins>
      <w:r w:rsidR="00BB204A" w:rsidRPr="00441C2B">
        <w:rPr>
          <w:lang w:eastAsia="ko-KR"/>
        </w:rPr>
        <w:t>assigned high copy</w:t>
      </w:r>
      <w:del w:id="1158" w:author="Author">
        <w:r w:rsidR="00BB204A" w:rsidRPr="00441C2B" w:rsidDel="004F6681">
          <w:rPr>
            <w:lang w:eastAsia="ko-KR"/>
          </w:rPr>
          <w:delText>-</w:delText>
        </w:r>
      </w:del>
      <w:ins w:id="1159" w:author="Author">
        <w:r w:rsidR="004F6681" w:rsidRPr="00441C2B">
          <w:rPr>
            <w:lang w:eastAsia="ko-KR"/>
          </w:rPr>
          <w:t>–</w:t>
        </w:r>
      </w:ins>
      <w:r w:rsidR="00BB204A" w:rsidRPr="00441C2B">
        <w:rPr>
          <w:lang w:eastAsia="ko-KR"/>
        </w:rPr>
        <w:t>paste weight (</w:t>
      </w:r>
      <w:del w:id="1160" w:author="Author">
        <w:r w:rsidR="00BB204A" w:rsidRPr="00441C2B" w:rsidDel="00DF1E7B">
          <w:rPr>
            <w:lang w:eastAsia="ko-KR"/>
          </w:rPr>
          <w:delText>i.e.</w:delText>
        </w:r>
      </w:del>
      <w:ins w:id="1161" w:author="Author">
        <w:r w:rsidR="00DF1E7B" w:rsidRPr="00441C2B">
          <w:rPr>
            <w:lang w:eastAsia="ko-KR"/>
          </w:rPr>
          <w:t>i.e.,</w:t>
        </w:r>
      </w:ins>
      <w:r w:rsidR="00BB204A" w:rsidRPr="00441C2B">
        <w:rPr>
          <w:lang w:eastAsia="ko-KR"/>
        </w:rPr>
        <w:t xml:space="preserve"> Neutrophil, Eosinophil) </w:t>
      </w:r>
      <w:del w:id="1162" w:author="Author">
        <w:r w:rsidR="00BB204A" w:rsidRPr="00441C2B" w:rsidDel="00DF1E7B">
          <w:rPr>
            <w:lang w:eastAsia="ko-KR"/>
          </w:rPr>
          <w:delText xml:space="preserve">have </w:delText>
        </w:r>
      </w:del>
      <w:ins w:id="1163" w:author="Author">
        <w:r w:rsidR="00DF1E7B" w:rsidRPr="00441C2B">
          <w:rPr>
            <w:lang w:eastAsia="ko-KR"/>
          </w:rPr>
          <w:t xml:space="preserve">had </w:t>
        </w:r>
      </w:ins>
      <w:r w:rsidR="00BB204A" w:rsidRPr="00441C2B">
        <w:rPr>
          <w:lang w:eastAsia="ko-KR"/>
        </w:rPr>
        <w:t xml:space="preserve">significant improvement compared </w:t>
      </w:r>
      <w:del w:id="1164" w:author="Author">
        <w:r w:rsidR="00BB204A" w:rsidRPr="00441C2B" w:rsidDel="004F6681">
          <w:rPr>
            <w:lang w:eastAsia="ko-KR"/>
          </w:rPr>
          <w:delText xml:space="preserve">to </w:delText>
        </w:r>
      </w:del>
      <w:ins w:id="1165" w:author="Author">
        <w:r w:rsidR="004F6681" w:rsidRPr="00441C2B">
          <w:rPr>
            <w:lang w:eastAsia="ko-KR"/>
          </w:rPr>
          <w:t xml:space="preserve">with </w:t>
        </w:r>
      </w:ins>
      <w:r w:rsidR="00BB204A" w:rsidRPr="00441C2B">
        <w:rPr>
          <w:lang w:eastAsia="ko-KR"/>
        </w:rPr>
        <w:t>other classes, which demonstrate</w:t>
      </w:r>
      <w:ins w:id="1166" w:author="Author">
        <w:r w:rsidR="00DF1E7B" w:rsidRPr="00441C2B">
          <w:rPr>
            <w:lang w:eastAsia="ko-KR"/>
          </w:rPr>
          <w:t>d</w:t>
        </w:r>
      </w:ins>
      <w:r w:rsidR="00BB204A" w:rsidRPr="00441C2B">
        <w:rPr>
          <w:lang w:eastAsia="ko-KR"/>
        </w:rPr>
        <w:t xml:space="preserve"> </w:t>
      </w:r>
      <w:ins w:id="1167" w:author="Author">
        <w:r w:rsidR="00DF1E7B" w:rsidRPr="00441C2B">
          <w:rPr>
            <w:lang w:eastAsia="ko-KR"/>
          </w:rPr>
          <w:t xml:space="preserve">that </w:t>
        </w:r>
      </w:ins>
      <w:del w:id="1168" w:author="Author">
        <w:r w:rsidR="00BB204A" w:rsidRPr="00441C2B" w:rsidDel="004F6681">
          <w:rPr>
            <w:lang w:eastAsia="ko-KR"/>
          </w:rPr>
          <w:delText xml:space="preserve">our </w:delText>
        </w:r>
      </w:del>
      <w:ins w:id="1169" w:author="Author">
        <w:r w:rsidR="004F6681" w:rsidRPr="00441C2B">
          <w:rPr>
            <w:lang w:eastAsia="ko-KR"/>
          </w:rPr>
          <w:t xml:space="preserve">the </w:t>
        </w:r>
      </w:ins>
      <w:r w:rsidR="00BB204A" w:rsidRPr="00441C2B">
        <w:rPr>
          <w:lang w:eastAsia="ko-KR"/>
        </w:rPr>
        <w:t xml:space="preserve">proposed method </w:t>
      </w:r>
      <w:del w:id="1170" w:author="Author">
        <w:r w:rsidR="00BB204A" w:rsidRPr="00441C2B" w:rsidDel="00DF1E7B">
          <w:rPr>
            <w:lang w:eastAsia="ko-KR"/>
          </w:rPr>
          <w:delText xml:space="preserve">has </w:delText>
        </w:r>
      </w:del>
      <w:ins w:id="1171" w:author="Author">
        <w:r w:rsidR="00DF1E7B" w:rsidRPr="00441C2B">
          <w:rPr>
            <w:lang w:eastAsia="ko-KR"/>
          </w:rPr>
          <w:t xml:space="preserve">had an </w:t>
        </w:r>
      </w:ins>
      <w:r w:rsidR="00BB204A" w:rsidRPr="00441C2B">
        <w:rPr>
          <w:lang w:eastAsia="ko-KR"/>
        </w:rPr>
        <w:t>effect of alleviating class imbalance</w:t>
      </w:r>
      <w:ins w:id="1172" w:author="Author">
        <w:r w:rsidR="00DF1E7B" w:rsidRPr="00441C2B">
          <w:rPr>
            <w:lang w:eastAsia="ko-KR"/>
          </w:rPr>
          <w:t>,</w:t>
        </w:r>
      </w:ins>
      <w:r w:rsidR="00BB204A" w:rsidRPr="00441C2B">
        <w:rPr>
          <w:lang w:eastAsia="ko-KR"/>
        </w:rPr>
        <w:t xml:space="preserve"> by focusing more on </w:t>
      </w:r>
      <w:r w:rsidR="00BB204A" w:rsidRPr="00441C2B">
        <w:rPr>
          <w:rFonts w:hint="eastAsia"/>
          <w:lang w:eastAsia="ko-KR"/>
        </w:rPr>
        <w:t>i</w:t>
      </w:r>
      <w:r w:rsidR="00BB204A" w:rsidRPr="00441C2B">
        <w:rPr>
          <w:lang w:eastAsia="ko-KR"/>
        </w:rPr>
        <w:t xml:space="preserve">nsufficient classes. In the same vein, Fig. 2 shows </w:t>
      </w:r>
      <w:ins w:id="1173" w:author="Author">
        <w:r w:rsidR="004F6681" w:rsidRPr="00441C2B">
          <w:rPr>
            <w:lang w:eastAsia="ko-KR"/>
          </w:rPr>
          <w:t xml:space="preserve">the </w:t>
        </w:r>
      </w:ins>
      <w:r w:rsidR="00BB204A" w:rsidRPr="00441C2B">
        <w:rPr>
          <w:lang w:eastAsia="ko-KR"/>
        </w:rPr>
        <w:t xml:space="preserve">visualization comparison between </w:t>
      </w:r>
      <w:del w:id="1174" w:author="안희영" w:date="2022-04-15T10:52:00Z">
        <w:r w:rsidR="00BB204A" w:rsidRPr="00441C2B" w:rsidDel="00F05FED">
          <w:rPr>
            <w:rFonts w:hint="eastAsia"/>
            <w:lang w:eastAsia="ko-KR"/>
          </w:rPr>
          <w:delText>baseline</w:delText>
        </w:r>
      </w:del>
      <w:ins w:id="1175" w:author="안희영" w:date="2022-04-15T10:52:00Z">
        <w:r w:rsidR="00F05FED">
          <w:rPr>
            <w:rFonts w:hint="eastAsia"/>
            <w:lang w:eastAsia="ko-KR"/>
          </w:rPr>
          <w:t>b</w:t>
        </w:r>
        <w:r w:rsidR="00F05FED">
          <w:rPr>
            <w:lang w:eastAsia="ko-KR"/>
          </w:rPr>
          <w:t>ase augmentation</w:t>
        </w:r>
      </w:ins>
      <w:ins w:id="1176" w:author="Author">
        <w:del w:id="1177" w:author="Author">
          <w:r w:rsidR="00DF1E7B" w:rsidRPr="00441C2B" w:rsidDel="004F6681">
            <w:rPr>
              <w:lang w:eastAsia="ko-KR"/>
            </w:rPr>
            <w:delText>,</w:delText>
          </w:r>
        </w:del>
      </w:ins>
      <w:r w:rsidR="00BB204A" w:rsidRPr="00441C2B">
        <w:rPr>
          <w:lang w:eastAsia="ko-KR"/>
        </w:rPr>
        <w:t xml:space="preserve"> and </w:t>
      </w:r>
      <w:del w:id="1178" w:author="Author">
        <w:r w:rsidR="00BB204A" w:rsidRPr="00441C2B" w:rsidDel="00DF1E7B">
          <w:rPr>
            <w:lang w:eastAsia="ko-KR"/>
          </w:rPr>
          <w:delText xml:space="preserve">baseline with </w:delText>
        </w:r>
      </w:del>
      <w:r w:rsidR="00BB204A" w:rsidRPr="00441C2B">
        <w:rPr>
          <w:lang w:eastAsia="ko-KR"/>
        </w:rPr>
        <w:t>the proposed copy</w:t>
      </w:r>
      <w:del w:id="1179" w:author="Author">
        <w:r w:rsidR="00BB204A" w:rsidRPr="00441C2B" w:rsidDel="004F6681">
          <w:rPr>
            <w:lang w:eastAsia="ko-KR"/>
          </w:rPr>
          <w:delText>-</w:delText>
        </w:r>
      </w:del>
      <w:ins w:id="1180" w:author="Author">
        <w:r w:rsidR="004F6681" w:rsidRPr="00441C2B">
          <w:rPr>
            <w:lang w:eastAsia="ko-KR"/>
          </w:rPr>
          <w:t>–</w:t>
        </w:r>
      </w:ins>
      <w:r w:rsidR="00BB204A" w:rsidRPr="00441C2B">
        <w:rPr>
          <w:lang w:eastAsia="ko-KR"/>
        </w:rPr>
        <w:t xml:space="preserve">paste augmentation </w:t>
      </w:r>
      <w:ins w:id="1181" w:author="Author">
        <w:r w:rsidR="00DF1E7B" w:rsidRPr="00441C2B">
          <w:rPr>
            <w:lang w:eastAsia="ko-KR"/>
          </w:rPr>
          <w:t xml:space="preserve">with </w:t>
        </w:r>
      </w:ins>
      <w:ins w:id="1182" w:author="안희영" w:date="2022-04-15T10:52:00Z">
        <w:r w:rsidR="00F05FED">
          <w:rPr>
            <w:lang w:eastAsia="ko-KR"/>
          </w:rPr>
          <w:t>base augmentation</w:t>
        </w:r>
      </w:ins>
      <w:ins w:id="1183" w:author="Author">
        <w:del w:id="1184" w:author="안희영" w:date="2022-04-15T10:52:00Z">
          <w:r w:rsidR="00DF1E7B" w:rsidRPr="00441C2B" w:rsidDel="00F05FED">
            <w:rPr>
              <w:lang w:eastAsia="ko-KR"/>
            </w:rPr>
            <w:delText>baseline</w:delText>
          </w:r>
        </w:del>
        <w:r w:rsidR="00DF1E7B" w:rsidRPr="00441C2B">
          <w:rPr>
            <w:lang w:eastAsia="ko-KR"/>
          </w:rPr>
          <w:t xml:space="preserve">, </w:t>
        </w:r>
      </w:ins>
      <w:r w:rsidR="00BB204A" w:rsidRPr="00441C2B">
        <w:rPr>
          <w:lang w:eastAsia="ko-KR"/>
        </w:rPr>
        <w:t>demonstrating</w:t>
      </w:r>
      <w:r w:rsidR="00BB204A" w:rsidRPr="00441C2B">
        <w:rPr>
          <w:rFonts w:hint="eastAsia"/>
          <w:lang w:eastAsia="ko-KR"/>
        </w:rPr>
        <w:t xml:space="preserve"> </w:t>
      </w:r>
      <w:del w:id="1185" w:author="안희영" w:date="2022-04-15T10:52:00Z">
        <w:r w:rsidR="00BB204A" w:rsidRPr="00441C2B" w:rsidDel="00F05FED">
          <w:rPr>
            <w:lang w:eastAsia="ko-KR"/>
          </w:rPr>
          <w:delText xml:space="preserve">augmentation demonstrating </w:delText>
        </w:r>
      </w:del>
      <w:ins w:id="1186" w:author="Author">
        <w:del w:id="1187" w:author="안희영" w:date="2022-04-15T10:52:00Z">
          <w:r w:rsidR="00DF1E7B" w:rsidRPr="00441C2B" w:rsidDel="00F05FED">
            <w:rPr>
              <w:lang w:eastAsia="ko-KR"/>
            </w:rPr>
            <w:delText xml:space="preserve">and </w:delText>
          </w:r>
        </w:del>
        <w:r w:rsidR="00BA56F9" w:rsidRPr="00441C2B">
          <w:rPr>
            <w:lang w:eastAsia="ko-KR"/>
          </w:rPr>
          <w:t>SQ</w:t>
        </w:r>
      </w:ins>
      <w:del w:id="1188" w:author="Author">
        <w:r w:rsidR="00BB204A" w:rsidRPr="00441C2B" w:rsidDel="00BA56F9">
          <w:rPr>
            <w:lang w:eastAsia="ko-KR"/>
          </w:rPr>
          <w:delText>segmentation quality</w:delText>
        </w:r>
      </w:del>
      <w:r w:rsidR="00BB204A" w:rsidRPr="00441C2B">
        <w:rPr>
          <w:lang w:eastAsia="ko-KR"/>
        </w:rPr>
        <w:t xml:space="preserve"> improvements for insufficient classes.</w:t>
      </w:r>
      <w:r w:rsidR="00BB204A" w:rsidRPr="00441C2B">
        <w:rPr>
          <w:rFonts w:hint="eastAsia"/>
          <w:lang w:eastAsia="ko-KR"/>
        </w:rPr>
        <w:t xml:space="preserve"> </w:t>
      </w:r>
      <w:r w:rsidR="00BB204A" w:rsidRPr="00441C2B">
        <w:rPr>
          <w:lang w:eastAsia="ko-KR"/>
        </w:rPr>
        <w:t xml:space="preserve">Table 3 </w:t>
      </w:r>
      <w:del w:id="1189" w:author="Author">
        <w:r w:rsidR="00BB204A" w:rsidRPr="00441C2B" w:rsidDel="004F6681">
          <w:rPr>
            <w:lang w:eastAsia="ko-KR"/>
          </w:rPr>
          <w:delText xml:space="preserve">shows </w:delText>
        </w:r>
      </w:del>
      <w:ins w:id="1190" w:author="Author">
        <w:r w:rsidR="004F6681" w:rsidRPr="00441C2B">
          <w:rPr>
            <w:lang w:eastAsia="ko-KR"/>
          </w:rPr>
          <w:t xml:space="preserve">summarizes the </w:t>
        </w:r>
      </w:ins>
      <w:r w:rsidR="00BB204A" w:rsidRPr="00441C2B">
        <w:rPr>
          <w:lang w:eastAsia="ko-KR"/>
        </w:rPr>
        <w:t>comparative results for each copy</w:t>
      </w:r>
      <w:del w:id="1191" w:author="Author">
        <w:r w:rsidR="00BB204A" w:rsidRPr="00441C2B" w:rsidDel="004F6681">
          <w:rPr>
            <w:lang w:eastAsia="ko-KR"/>
          </w:rPr>
          <w:delText>-</w:delText>
        </w:r>
      </w:del>
      <w:ins w:id="1192" w:author="Author">
        <w:r w:rsidR="004F6681" w:rsidRPr="00441C2B">
          <w:rPr>
            <w:lang w:eastAsia="ko-KR"/>
          </w:rPr>
          <w:t>–</w:t>
        </w:r>
      </w:ins>
      <w:r w:rsidR="00BB204A" w:rsidRPr="00441C2B">
        <w:rPr>
          <w:lang w:eastAsia="ko-KR"/>
        </w:rPr>
        <w:t xml:space="preserve">paste augmentation according to </w:t>
      </w:r>
      <w:r w:rsidR="00BB204A" w:rsidRPr="00441C2B">
        <w:t>α value. For the convenience of comparison, we set just two categories for α value: Soft</w:t>
      </w:r>
      <w:del w:id="1193" w:author="Author">
        <w:r w:rsidR="00BB204A" w:rsidRPr="00441C2B" w:rsidDel="00DF1E7B">
          <w:delText xml:space="preserve">, </w:delText>
        </w:r>
      </w:del>
      <w:ins w:id="1194" w:author="Author">
        <w:r w:rsidR="00DF1E7B" w:rsidRPr="00441C2B">
          <w:t xml:space="preserve"> and </w:t>
        </w:r>
      </w:ins>
      <w:r w:rsidR="00BB204A" w:rsidRPr="00441C2B">
        <w:t>Hard. Soft means α is from uniform distribution (0, 0.5), which results in copy</w:t>
      </w:r>
      <w:del w:id="1195" w:author="Author">
        <w:r w:rsidR="00BB204A" w:rsidRPr="00441C2B" w:rsidDel="004F6681">
          <w:delText>-</w:delText>
        </w:r>
      </w:del>
      <w:ins w:id="1196" w:author="Author">
        <w:r w:rsidR="004F6681" w:rsidRPr="00441C2B">
          <w:t>–</w:t>
        </w:r>
      </w:ins>
      <w:r w:rsidR="00BB204A" w:rsidRPr="00441C2B">
        <w:t>pasting small number of objects. Hard means α is from uniform distribution (0, 1), which results in copy</w:t>
      </w:r>
      <w:del w:id="1197" w:author="Author">
        <w:r w:rsidR="00BB204A" w:rsidRPr="00441C2B" w:rsidDel="004F6681">
          <w:delText>-</w:delText>
        </w:r>
      </w:del>
      <w:ins w:id="1198" w:author="Author">
        <w:r w:rsidR="004F6681" w:rsidRPr="00441C2B">
          <w:t>–</w:t>
        </w:r>
      </w:ins>
      <w:r w:rsidR="00BB204A" w:rsidRPr="00441C2B">
        <w:t xml:space="preserve">pasting small and </w:t>
      </w:r>
      <w:r w:rsidR="00BB204A" w:rsidRPr="00441C2B">
        <w:rPr>
          <w:rFonts w:hint="eastAsia"/>
          <w:lang w:eastAsia="ko-KR"/>
        </w:rPr>
        <w:t>l</w:t>
      </w:r>
      <w:r w:rsidR="00BB204A" w:rsidRPr="00441C2B">
        <w:rPr>
          <w:lang w:eastAsia="ko-KR"/>
        </w:rPr>
        <w:t>arge</w:t>
      </w:r>
      <w:r w:rsidR="00BB204A" w:rsidRPr="00441C2B">
        <w:t xml:space="preserve"> number of objects </w:t>
      </w:r>
      <w:del w:id="1199" w:author="Author">
        <w:r w:rsidR="00BB204A" w:rsidRPr="00441C2B" w:rsidDel="004F6681">
          <w:delText>at the same time</w:delText>
        </w:r>
      </w:del>
      <w:ins w:id="1200" w:author="Author">
        <w:r w:rsidR="004F6681" w:rsidRPr="00441C2B">
          <w:t>simultaneously</w:t>
        </w:r>
      </w:ins>
      <w:r w:rsidR="00BB204A" w:rsidRPr="00441C2B">
        <w:t xml:space="preserve">. As </w:t>
      </w:r>
      <w:del w:id="1201" w:author="Author">
        <w:r w:rsidR="00BB204A" w:rsidRPr="00441C2B" w:rsidDel="004F6681">
          <w:delText>shown</w:delText>
        </w:r>
        <w:r w:rsidR="00BB204A" w:rsidRPr="00441C2B" w:rsidDel="004F6681">
          <w:rPr>
            <w:rFonts w:hint="eastAsia"/>
            <w:lang w:eastAsia="ko-KR"/>
          </w:rPr>
          <w:delText xml:space="preserve"> </w:delText>
        </w:r>
      </w:del>
      <w:ins w:id="1202" w:author="Author">
        <w:r w:rsidR="004F6681" w:rsidRPr="00441C2B">
          <w:t>summarized</w:t>
        </w:r>
        <w:r w:rsidR="004F6681" w:rsidRPr="00441C2B">
          <w:rPr>
            <w:rFonts w:hint="eastAsia"/>
            <w:lang w:eastAsia="ko-KR"/>
          </w:rPr>
          <w:t xml:space="preserve"> </w:t>
        </w:r>
      </w:ins>
      <w:r w:rsidR="00BB204A" w:rsidRPr="00441C2B">
        <w:t xml:space="preserve">in Table 3, there </w:t>
      </w:r>
      <w:del w:id="1203" w:author="Author">
        <w:r w:rsidR="00BB204A" w:rsidRPr="00441C2B" w:rsidDel="00DF1E7B">
          <w:delText xml:space="preserve">is </w:delText>
        </w:r>
      </w:del>
      <w:ins w:id="1204" w:author="Author">
        <w:r w:rsidR="00DF1E7B" w:rsidRPr="00441C2B">
          <w:t xml:space="preserve">was </w:t>
        </w:r>
      </w:ins>
      <w:r w:rsidR="00BB204A" w:rsidRPr="00441C2B">
        <w:t xml:space="preserve">no significant difference in </w:t>
      </w:r>
      <w:proofErr w:type="spellStart"/>
      <w:r w:rsidR="00BB204A" w:rsidRPr="00441C2B">
        <w:t>mPQ</w:t>
      </w:r>
      <w:proofErr w:type="spellEnd"/>
      <w:r w:rsidR="00BB204A" w:rsidRPr="00441C2B">
        <w:t xml:space="preserve"> for each</w:t>
      </w:r>
      <w:r w:rsidR="00BB204A" w:rsidRPr="00441C2B">
        <w:rPr>
          <w:rFonts w:hint="eastAsia"/>
          <w:lang w:eastAsia="ko-KR"/>
        </w:rPr>
        <w:t xml:space="preserve"> </w:t>
      </w:r>
      <w:r w:rsidR="00BB204A" w:rsidRPr="00441C2B">
        <w:t>copy</w:t>
      </w:r>
      <w:del w:id="1205" w:author="Author">
        <w:r w:rsidR="00BB204A" w:rsidRPr="00441C2B" w:rsidDel="004F6681">
          <w:delText>-</w:delText>
        </w:r>
      </w:del>
      <w:ins w:id="1206" w:author="Author">
        <w:r w:rsidR="004F6681" w:rsidRPr="00441C2B">
          <w:t>–</w:t>
        </w:r>
      </w:ins>
      <w:r w:rsidR="00BB204A" w:rsidRPr="00441C2B">
        <w:t xml:space="preserve">paste level between </w:t>
      </w:r>
      <w:del w:id="1207" w:author="Author">
        <w:r w:rsidR="00BB204A" w:rsidRPr="00441C2B" w:rsidDel="004F6681">
          <w:delText xml:space="preserve">soft </w:delText>
        </w:r>
      </w:del>
      <w:ins w:id="1208" w:author="Author">
        <w:r w:rsidR="004F6681" w:rsidRPr="00441C2B">
          <w:t xml:space="preserve">Soft </w:t>
        </w:r>
      </w:ins>
      <w:r w:rsidR="00BB204A" w:rsidRPr="00441C2B">
        <w:t xml:space="preserve">and </w:t>
      </w:r>
      <w:del w:id="1209" w:author="Author">
        <w:r w:rsidR="00BB204A" w:rsidRPr="00441C2B" w:rsidDel="004F6681">
          <w:delText>hard</w:delText>
        </w:r>
      </w:del>
      <w:ins w:id="1210" w:author="Author">
        <w:r w:rsidR="004F6681" w:rsidRPr="00441C2B">
          <w:t>Hard</w:t>
        </w:r>
        <w:r w:rsidR="00DF1E7B" w:rsidRPr="00441C2B">
          <w:t>,</w:t>
        </w:r>
      </w:ins>
      <w:r w:rsidR="00BB204A" w:rsidRPr="00441C2B">
        <w:t xml:space="preserve"> but there is slight improvement (+0.3) in PQ for each copy</w:t>
      </w:r>
      <w:del w:id="1211" w:author="Author">
        <w:r w:rsidR="00BB204A" w:rsidRPr="00441C2B" w:rsidDel="004F6681">
          <w:delText>-</w:delText>
        </w:r>
      </w:del>
      <w:ins w:id="1212" w:author="Author">
        <w:r w:rsidR="004F6681" w:rsidRPr="00441C2B">
          <w:t>–</w:t>
        </w:r>
      </w:ins>
      <w:r w:rsidR="00BB204A" w:rsidRPr="00441C2B">
        <w:t xml:space="preserve">paste level when applying </w:t>
      </w:r>
      <w:del w:id="1213" w:author="Author">
        <w:r w:rsidR="00BB204A" w:rsidRPr="00441C2B" w:rsidDel="004F6681">
          <w:delText>hard</w:delText>
        </w:r>
      </w:del>
      <w:ins w:id="1214" w:author="Author">
        <w:r w:rsidR="004F6681" w:rsidRPr="00441C2B">
          <w:t>Hard</w:t>
        </w:r>
      </w:ins>
      <w:r w:rsidR="00BB204A" w:rsidRPr="00441C2B">
        <w:t xml:space="preserve">. Table 4 </w:t>
      </w:r>
      <w:del w:id="1215" w:author="Author">
        <w:r w:rsidR="00BB204A" w:rsidRPr="00441C2B" w:rsidDel="004F6681">
          <w:delText xml:space="preserve">shows </w:delText>
        </w:r>
      </w:del>
      <w:ins w:id="1216" w:author="Author">
        <w:r w:rsidR="004F6681" w:rsidRPr="00441C2B">
          <w:t xml:space="preserve">summarizes the </w:t>
        </w:r>
      </w:ins>
      <w:r w:rsidR="00BB204A" w:rsidRPr="00441C2B">
        <w:t>comparative results for each copy</w:t>
      </w:r>
      <w:del w:id="1217" w:author="Author">
        <w:r w:rsidR="00BB204A" w:rsidRPr="00441C2B" w:rsidDel="004F6681">
          <w:delText>-</w:delText>
        </w:r>
      </w:del>
      <w:ins w:id="1218" w:author="Author">
        <w:r w:rsidR="004F6681" w:rsidRPr="00441C2B">
          <w:t>–</w:t>
        </w:r>
      </w:ins>
      <w:r w:rsidR="00BB204A" w:rsidRPr="00441C2B">
        <w:t xml:space="preserve">paste augmentation according to </w:t>
      </w:r>
      <w:ins w:id="1219" w:author="Author">
        <w:r w:rsidR="004F6681" w:rsidRPr="00441C2B">
          <w:t xml:space="preserve">the </w:t>
        </w:r>
      </w:ins>
      <w:r w:rsidR="00BB204A" w:rsidRPr="00595B1D">
        <w:t>application of overlapping when copy</w:t>
      </w:r>
      <w:del w:id="1220" w:author="Author">
        <w:r w:rsidR="00BB204A" w:rsidRPr="00595B1D" w:rsidDel="004F6681">
          <w:delText>-</w:delText>
        </w:r>
      </w:del>
      <w:ins w:id="1221" w:author="Author">
        <w:r w:rsidR="004F6681" w:rsidRPr="00595B1D">
          <w:t>–</w:t>
        </w:r>
      </w:ins>
      <w:r w:rsidR="00BB204A" w:rsidRPr="00595B1D">
        <w:t>pasting. In other</w:t>
      </w:r>
      <w:r w:rsidR="00BB204A" w:rsidRPr="00441C2B">
        <w:t xml:space="preserve"> words, </w:t>
      </w:r>
      <w:proofErr w:type="gramStart"/>
      <w:r w:rsidR="00BB204A" w:rsidRPr="00441C2B">
        <w:t>assuming that</w:t>
      </w:r>
      <w:proofErr w:type="gramEnd"/>
      <w:r w:rsidR="00BB204A" w:rsidRPr="00441C2B">
        <w:t xml:space="preserve"> the number of objects to copy</w:t>
      </w:r>
      <w:del w:id="1222" w:author="Author">
        <w:r w:rsidR="00BB204A" w:rsidRPr="00441C2B" w:rsidDel="004F6681">
          <w:delText>-</w:delText>
        </w:r>
      </w:del>
      <w:ins w:id="1223" w:author="Author">
        <w:r w:rsidR="004F6681" w:rsidRPr="00441C2B">
          <w:t>–</w:t>
        </w:r>
      </w:ins>
      <w:r w:rsidR="00BB204A" w:rsidRPr="00441C2B">
        <w:t xml:space="preserve">paste per class </w:t>
      </w:r>
      <w:del w:id="1224" w:author="Author">
        <w:r w:rsidR="00BB204A" w:rsidRPr="00441C2B" w:rsidDel="00DF1E7B">
          <w:delText xml:space="preserve">is </w:delText>
        </w:r>
      </w:del>
      <w:ins w:id="1225" w:author="Author">
        <w:r w:rsidR="00DF1E7B" w:rsidRPr="00441C2B">
          <w:t xml:space="preserve">was </w:t>
        </w:r>
      </w:ins>
      <w:r w:rsidR="00BB204A" w:rsidRPr="00441C2B">
        <w:t xml:space="preserve">the same, </w:t>
      </w:r>
      <w:del w:id="1226" w:author="Author">
        <w:r w:rsidR="00BB204A" w:rsidRPr="00441C2B" w:rsidDel="004F6681">
          <w:delText>it show</w:delText>
        </w:r>
      </w:del>
      <w:ins w:id="1227" w:author="Author">
        <w:del w:id="1228" w:author="Author">
          <w:r w:rsidR="00DF1E7B" w:rsidRPr="00441C2B" w:rsidDel="004F6681">
            <w:delText>ed</w:delText>
          </w:r>
        </w:del>
      </w:ins>
      <w:del w:id="1229" w:author="Author">
        <w:r w:rsidR="00BB204A" w:rsidRPr="00441C2B" w:rsidDel="004F6681">
          <w:delText xml:space="preserve">s </w:delText>
        </w:r>
      </w:del>
      <w:r w:rsidR="00BB204A" w:rsidRPr="00441C2B">
        <w:t xml:space="preserve">the comparative results between pasting the objects to the candidate boxes (i.e., not overlapping with existing objects) or to a random area (i.e., overlapping with </w:t>
      </w:r>
      <w:r w:rsidR="00BB204A" w:rsidRPr="00441C2B">
        <w:t>existing</w:t>
      </w:r>
      <w:r w:rsidRPr="00441C2B">
        <w:t xml:space="preserve"> </w:t>
      </w:r>
      <w:r w:rsidR="00BB204A" w:rsidRPr="00441C2B">
        <w:t>objects)</w:t>
      </w:r>
      <w:ins w:id="1230" w:author="Author">
        <w:r w:rsidR="00686301" w:rsidRPr="00441C2B">
          <w:t xml:space="preserve"> are demonstrated</w:t>
        </w:r>
      </w:ins>
      <w:r w:rsidR="00BB204A" w:rsidRPr="00441C2B">
        <w:t>. Pasting objects to a random area instead of candidate</w:t>
      </w:r>
      <w:ins w:id="1231" w:author="안희영" w:date="2022-04-15T09:44:00Z">
        <w:r w:rsidR="0044156C">
          <w:t xml:space="preserve"> </w:t>
        </w:r>
      </w:ins>
    </w:p>
    <w:p w14:paraId="26C0D234" w14:textId="47CFB71C" w:rsidR="00EA0FBB" w:rsidRDefault="00BB204A">
      <w:pPr>
        <w:pStyle w:val="ab"/>
        <w:rPr>
          <w:ins w:id="1232" w:author="안희영" w:date="2022-04-14T10:35:00Z"/>
        </w:rPr>
      </w:pPr>
      <w:r w:rsidRPr="00441C2B">
        <w:t xml:space="preserve">boxes </w:t>
      </w:r>
      <w:del w:id="1233" w:author="Author">
        <w:r w:rsidRPr="00441C2B" w:rsidDel="00DF1E7B">
          <w:delText xml:space="preserve">has </w:delText>
        </w:r>
      </w:del>
      <w:ins w:id="1234" w:author="Author">
        <w:r w:rsidR="00DF1E7B" w:rsidRPr="00441C2B">
          <w:t xml:space="preserve">had </w:t>
        </w:r>
      </w:ins>
      <w:r w:rsidRPr="00441C2B">
        <w:t>little effect.</w:t>
      </w:r>
    </w:p>
    <w:p w14:paraId="77A96279" w14:textId="77777777" w:rsidR="00736481" w:rsidRPr="00441C2B" w:rsidRDefault="00736481" w:rsidP="00BB204A">
      <w:pPr>
        <w:pStyle w:val="ab"/>
      </w:pPr>
    </w:p>
    <w:p w14:paraId="5A050253" w14:textId="4372A2C0" w:rsidR="00BB204A" w:rsidRPr="00441C2B" w:rsidRDefault="00BB204A" w:rsidP="00BB204A">
      <w:pPr>
        <w:pStyle w:val="1"/>
        <w:ind w:left="720" w:firstLineChars="410" w:firstLine="820"/>
        <w:jc w:val="left"/>
        <w:rPr>
          <w:lang w:eastAsia="ko-KR"/>
        </w:rPr>
      </w:pPr>
      <w:r w:rsidRPr="00441C2B">
        <w:t xml:space="preserve">4. </w:t>
      </w:r>
      <w:r w:rsidRPr="00441C2B">
        <w:rPr>
          <w:lang w:eastAsia="ko-KR"/>
        </w:rPr>
        <w:t>conclusions</w:t>
      </w:r>
    </w:p>
    <w:p w14:paraId="0D370964" w14:textId="1AE684B5" w:rsidR="00BB204A" w:rsidRPr="00441C2B" w:rsidRDefault="00BB204A" w:rsidP="00BB204A">
      <w:pPr>
        <w:rPr>
          <w:sz w:val="16"/>
          <w:szCs w:val="16"/>
          <w:lang w:eastAsia="ko-KR"/>
        </w:rPr>
      </w:pPr>
    </w:p>
    <w:tbl>
      <w:tblPr>
        <w:tblStyle w:val="aff8"/>
        <w:tblpPr w:leftFromText="142" w:rightFromText="142" w:vertAnchor="text" w:horzAnchor="margin" w:tblpY="2157"/>
        <w:tblOverlap w:val="never"/>
        <w:tblW w:w="0" w:type="auto"/>
        <w:tblLook w:val="04A0" w:firstRow="1" w:lastRow="0" w:firstColumn="1" w:lastColumn="0" w:noHBand="0" w:noVBand="1"/>
        <w:tblPrChange w:id="1235" w:author="안희영" w:date="2022-04-15T09:44:00Z">
          <w:tblPr>
            <w:tblStyle w:val="aff8"/>
            <w:tblpPr w:leftFromText="142" w:rightFromText="142" w:vertAnchor="text" w:horzAnchor="margin" w:tblpXSpec="right" w:tblpY="1407"/>
            <w:tblOverlap w:val="never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3114"/>
        <w:gridCol w:w="1701"/>
        <w:tblGridChange w:id="1236">
          <w:tblGrid>
            <w:gridCol w:w="3114"/>
            <w:gridCol w:w="1701"/>
          </w:tblGrid>
        </w:tblGridChange>
      </w:tblGrid>
      <w:tr w:rsidR="00CB5464" w:rsidRPr="00441C2B" w14:paraId="6073C730" w14:textId="77777777" w:rsidTr="0044156C">
        <w:trPr>
          <w:trHeight w:val="132"/>
          <w:ins w:id="1237" w:author="안희영" w:date="2022-04-14T11:09:00Z"/>
          <w:trPrChange w:id="1238" w:author="안희영" w:date="2022-04-15T09:44:00Z">
            <w:trPr>
              <w:trHeight w:val="132"/>
            </w:trPr>
          </w:trPrChange>
        </w:trPr>
        <w:tc>
          <w:tcPr>
            <w:tcW w:w="3114" w:type="dxa"/>
            <w:tcPrChange w:id="1239" w:author="안희영" w:date="2022-04-15T09:44:00Z">
              <w:tcPr>
                <w:tcW w:w="3114" w:type="dxa"/>
              </w:tcPr>
            </w:tcPrChange>
          </w:tcPr>
          <w:p w14:paraId="566A0DBA" w14:textId="77777777" w:rsidR="00CB5464" w:rsidRPr="00441C2B" w:rsidRDefault="00CB5464" w:rsidP="0044156C">
            <w:pPr>
              <w:rPr>
                <w:ins w:id="1240" w:author="안희영" w:date="2022-04-14T11:09:00Z"/>
                <w:b/>
                <w:bCs/>
              </w:rPr>
            </w:pPr>
            <w:ins w:id="1241" w:author="안희영" w:date="2022-04-14T11:09:00Z">
              <w:r w:rsidRPr="00441C2B">
                <w:rPr>
                  <w:b/>
                  <w:bCs/>
                  <w:sz w:val="16"/>
                  <w:szCs w:val="16"/>
                  <w:lang w:eastAsia="ko-KR"/>
                </w:rPr>
                <w:t>Random Level</w:t>
              </w:r>
              <w:r w:rsidRPr="00441C2B">
                <w:rPr>
                  <w:rFonts w:hint="eastAsia"/>
                  <w:b/>
                  <w:bCs/>
                  <w:sz w:val="16"/>
                  <w:szCs w:val="16"/>
                  <w:lang w:eastAsia="ko-KR"/>
                </w:rPr>
                <w:t xml:space="preserve"> </w:t>
              </w:r>
              <w:r w:rsidRPr="00441C2B">
                <w:rPr>
                  <w:b/>
                  <w:bCs/>
                  <w:sz w:val="16"/>
                  <w:szCs w:val="16"/>
                  <w:lang w:eastAsia="ko-KR"/>
                </w:rPr>
                <w:t xml:space="preserve">    </w:t>
              </w:r>
              <w:r w:rsidRPr="00441C2B">
                <w:rPr>
                  <w:rFonts w:hint="eastAsia"/>
                  <w:b/>
                  <w:bCs/>
                  <w:sz w:val="16"/>
                  <w:szCs w:val="16"/>
                  <w:lang w:eastAsia="ko-KR"/>
                </w:rPr>
                <w:t>S</w:t>
              </w:r>
              <w:r w:rsidRPr="00441C2B">
                <w:rPr>
                  <w:b/>
                  <w:bCs/>
                  <w:sz w:val="16"/>
                  <w:szCs w:val="16"/>
                  <w:lang w:eastAsia="ko-KR"/>
                </w:rPr>
                <w:t>ource Level</w:t>
              </w:r>
              <w:r w:rsidRPr="00441C2B">
                <w:rPr>
                  <w:b/>
                  <w:bCs/>
                  <w:sz w:val="16"/>
                  <w:szCs w:val="16"/>
                </w:rPr>
                <w:t xml:space="preserve">      Overlap</w:t>
              </w:r>
            </w:ins>
          </w:p>
        </w:tc>
        <w:tc>
          <w:tcPr>
            <w:tcW w:w="1701" w:type="dxa"/>
            <w:tcPrChange w:id="1242" w:author="안희영" w:date="2022-04-15T09:44:00Z">
              <w:tcPr>
                <w:tcW w:w="1701" w:type="dxa"/>
              </w:tcPr>
            </w:tcPrChange>
          </w:tcPr>
          <w:p w14:paraId="3D9D8E95" w14:textId="77777777" w:rsidR="00CB5464" w:rsidRPr="00441C2B" w:rsidRDefault="00CB5464" w:rsidP="0044156C">
            <w:pPr>
              <w:ind w:firstLineChars="50" w:firstLine="80"/>
              <w:rPr>
                <w:ins w:id="1243" w:author="안희영" w:date="2022-04-14T11:09:00Z"/>
                <w:b/>
                <w:bCs/>
                <w:sz w:val="16"/>
                <w:szCs w:val="16"/>
                <w:lang w:eastAsia="ko-KR"/>
              </w:rPr>
            </w:pPr>
            <w:ins w:id="1244" w:author="안희영" w:date="2022-04-14T11:09:00Z">
              <w:r w:rsidRPr="00441C2B">
                <w:rPr>
                  <w:rFonts w:hint="eastAsia"/>
                  <w:b/>
                  <w:bCs/>
                  <w:sz w:val="16"/>
                  <w:szCs w:val="16"/>
                  <w:lang w:eastAsia="ko-KR"/>
                </w:rPr>
                <w:t>P</w:t>
              </w:r>
              <w:r w:rsidRPr="00441C2B">
                <w:rPr>
                  <w:b/>
                  <w:bCs/>
                  <w:sz w:val="16"/>
                  <w:szCs w:val="16"/>
                  <w:lang w:eastAsia="ko-KR"/>
                </w:rPr>
                <w:t>Q</w:t>
              </w:r>
              <w:r w:rsidRPr="00441C2B">
                <w:rPr>
                  <w:rFonts w:hint="eastAsia"/>
                  <w:b/>
                  <w:bCs/>
                  <w:sz w:val="16"/>
                  <w:szCs w:val="16"/>
                  <w:lang w:eastAsia="ko-KR"/>
                </w:rPr>
                <w:t xml:space="preserve"> </w:t>
              </w:r>
              <w:r w:rsidRPr="00441C2B">
                <w:rPr>
                  <w:b/>
                  <w:bCs/>
                  <w:sz w:val="16"/>
                  <w:szCs w:val="16"/>
                  <w:lang w:eastAsia="ko-KR"/>
                </w:rPr>
                <w:t xml:space="preserve">              </w:t>
              </w:r>
              <w:proofErr w:type="spellStart"/>
              <w:r w:rsidRPr="00441C2B">
                <w:rPr>
                  <w:rFonts w:hint="eastAsia"/>
                  <w:b/>
                  <w:bCs/>
                  <w:sz w:val="16"/>
                  <w:szCs w:val="16"/>
                  <w:lang w:eastAsia="ko-KR"/>
                </w:rPr>
                <w:t>m</w:t>
              </w:r>
              <w:r w:rsidRPr="00441C2B">
                <w:rPr>
                  <w:b/>
                  <w:bCs/>
                  <w:sz w:val="16"/>
                  <w:szCs w:val="16"/>
                  <w:lang w:eastAsia="ko-KR"/>
                </w:rPr>
                <w:t>PQ</w:t>
              </w:r>
              <w:proofErr w:type="spellEnd"/>
            </w:ins>
          </w:p>
        </w:tc>
      </w:tr>
      <w:tr w:rsidR="00CB5464" w:rsidRPr="00441C2B" w14:paraId="28BB8462" w14:textId="77777777" w:rsidTr="0044156C">
        <w:trPr>
          <w:trHeight w:val="831"/>
          <w:ins w:id="1245" w:author="안희영" w:date="2022-04-14T11:09:00Z"/>
          <w:trPrChange w:id="1246" w:author="안희영" w:date="2022-04-15T09:44:00Z">
            <w:trPr>
              <w:trHeight w:val="831"/>
            </w:trPr>
          </w:trPrChange>
        </w:trPr>
        <w:tc>
          <w:tcPr>
            <w:tcW w:w="3114" w:type="dxa"/>
            <w:tcPrChange w:id="1247" w:author="안희영" w:date="2022-04-15T09:44:00Z">
              <w:tcPr>
                <w:tcW w:w="3114" w:type="dxa"/>
              </w:tcPr>
            </w:tcPrChange>
          </w:tcPr>
          <w:p w14:paraId="54AD6D34" w14:textId="411179A9" w:rsidR="00CB5464" w:rsidRPr="00441C2B" w:rsidRDefault="00CB5464" w:rsidP="0044156C">
            <w:pPr>
              <w:ind w:firstLineChars="250" w:firstLine="400"/>
              <w:rPr>
                <w:ins w:id="1248" w:author="안희영" w:date="2022-04-14T11:09:00Z"/>
                <w:sz w:val="16"/>
                <w:szCs w:val="16"/>
                <w:lang w:eastAsia="ko-KR"/>
              </w:rPr>
            </w:pPr>
            <w:ins w:id="1249" w:author="안희영" w:date="2022-04-14T11:09:00Z">
              <w:r w:rsidRPr="00441C2B">
                <w:rPr>
                  <w:rFonts w:ascii="MS Mincho" w:eastAsia="MS Mincho" w:hAnsi="MS Mincho" w:cs="MS Mincho" w:hint="eastAsia"/>
                  <w:sz w:val="16"/>
                  <w:szCs w:val="16"/>
                </w:rPr>
                <w:t>✓</w:t>
              </w:r>
              <w:r w:rsidRPr="00441C2B">
                <w:rPr>
                  <w:rFonts w:ascii="MS Mincho" w:hAnsi="MS Mincho" w:cs="MS Mincho" w:hint="eastAsia"/>
                  <w:sz w:val="16"/>
                  <w:szCs w:val="16"/>
                  <w:lang w:eastAsia="ko-KR"/>
                </w:rPr>
                <w:t xml:space="preserve"> </w:t>
              </w:r>
              <w:r w:rsidRPr="00441C2B">
                <w:rPr>
                  <w:sz w:val="16"/>
                  <w:szCs w:val="16"/>
                  <w:lang w:eastAsia="ko-KR"/>
                </w:rPr>
                <w:t xml:space="preserve">                                              </w:t>
              </w:r>
            </w:ins>
            <w:ins w:id="1250" w:author="안희영" w:date="2022-04-15T10:53:00Z">
              <w:r w:rsidR="001A4EF5">
                <w:rPr>
                  <w:sz w:val="16"/>
                  <w:szCs w:val="16"/>
                  <w:lang w:eastAsia="ko-KR"/>
                </w:rPr>
                <w:t xml:space="preserve"> </w:t>
              </w:r>
            </w:ins>
            <w:ins w:id="1251" w:author="안희영" w:date="2022-04-14T11:09:00Z">
              <w:r w:rsidRPr="00441C2B">
                <w:rPr>
                  <w:rFonts w:ascii="MS Mincho" w:eastAsia="MS Mincho" w:hAnsi="MS Mincho" w:cs="MS Mincho" w:hint="eastAsia"/>
                  <w:sz w:val="16"/>
                  <w:szCs w:val="16"/>
                </w:rPr>
                <w:t>✓</w:t>
              </w:r>
            </w:ins>
          </w:p>
          <w:p w14:paraId="1C434BE5" w14:textId="56751EA3" w:rsidR="00CB5464" w:rsidRPr="00441C2B" w:rsidRDefault="00CB5464" w:rsidP="0044156C">
            <w:pPr>
              <w:jc w:val="center"/>
              <w:rPr>
                <w:ins w:id="1252" w:author="안희영" w:date="2022-04-14T11:09:00Z"/>
                <w:sz w:val="16"/>
                <w:szCs w:val="16"/>
              </w:rPr>
            </w:pPr>
            <w:ins w:id="1253" w:author="안희영" w:date="2022-04-14T11:09:00Z">
              <w:r w:rsidRPr="00441C2B">
                <w:rPr>
                  <w:rFonts w:ascii="MS Mincho" w:hAnsi="MS Mincho" w:cs="MS Mincho" w:hint="eastAsia"/>
                  <w:sz w:val="16"/>
                  <w:szCs w:val="16"/>
                  <w:lang w:eastAsia="ko-KR"/>
                </w:rPr>
                <w:t xml:space="preserve"> </w:t>
              </w:r>
              <w:r w:rsidRPr="00441C2B">
                <w:rPr>
                  <w:rFonts w:ascii="MS Mincho" w:hAnsi="MS Mincho" w:cs="MS Mincho"/>
                  <w:sz w:val="16"/>
                  <w:szCs w:val="16"/>
                  <w:lang w:eastAsia="ko-KR"/>
                </w:rPr>
                <w:t xml:space="preserve">             </w:t>
              </w:r>
              <w:r w:rsidRPr="001A4EF5">
                <w:rPr>
                  <w:rFonts w:ascii="MS Mincho" w:hAnsi="MS Mincho" w:cs="MS Mincho"/>
                  <w:sz w:val="44"/>
                  <w:szCs w:val="44"/>
                  <w:lang w:eastAsia="ko-KR"/>
                  <w:rPrChange w:id="1254" w:author="안희영" w:date="2022-04-15T10:54:00Z">
                    <w:rPr>
                      <w:rFonts w:ascii="MS Mincho" w:hAnsi="MS Mincho" w:cs="MS Mincho"/>
                      <w:sz w:val="40"/>
                      <w:szCs w:val="40"/>
                      <w:lang w:eastAsia="ko-KR"/>
                    </w:rPr>
                  </w:rPrChange>
                </w:rPr>
                <w:t xml:space="preserve"> </w:t>
              </w:r>
              <w:r w:rsidRPr="00441C2B">
                <w:rPr>
                  <w:rFonts w:ascii="MS Mincho" w:eastAsia="MS Mincho" w:hAnsi="MS Mincho" w:cs="MS Mincho" w:hint="eastAsia"/>
                  <w:sz w:val="16"/>
                  <w:szCs w:val="16"/>
                </w:rPr>
                <w:t>✓</w:t>
              </w:r>
              <w:r w:rsidRPr="00441C2B">
                <w:rPr>
                  <w:sz w:val="16"/>
                  <w:szCs w:val="16"/>
                  <w:lang w:eastAsia="ko-KR"/>
                </w:rPr>
                <w:t xml:space="preserve">                </w:t>
              </w:r>
              <w:r w:rsidRPr="00441C2B">
                <w:rPr>
                  <w:sz w:val="8"/>
                  <w:szCs w:val="8"/>
                  <w:lang w:eastAsia="ko-KR"/>
                </w:rPr>
                <w:t xml:space="preserve">  </w:t>
              </w:r>
              <w:r w:rsidRPr="00441C2B">
                <w:rPr>
                  <w:sz w:val="16"/>
                  <w:szCs w:val="16"/>
                  <w:lang w:eastAsia="ko-KR"/>
                </w:rPr>
                <w:t xml:space="preserve">  </w:t>
              </w:r>
            </w:ins>
            <w:ins w:id="1255" w:author="안희영" w:date="2022-04-15T10:53:00Z">
              <w:r w:rsidR="001A4EF5">
                <w:rPr>
                  <w:sz w:val="16"/>
                  <w:szCs w:val="16"/>
                  <w:lang w:eastAsia="ko-KR"/>
                </w:rPr>
                <w:t xml:space="preserve"> </w:t>
              </w:r>
            </w:ins>
            <w:ins w:id="1256" w:author="안희영" w:date="2022-04-14T11:09:00Z">
              <w:r w:rsidRPr="00441C2B">
                <w:rPr>
                  <w:rFonts w:ascii="MS Mincho" w:eastAsia="MS Mincho" w:hAnsi="MS Mincho" w:cs="MS Mincho" w:hint="eastAsia"/>
                  <w:sz w:val="16"/>
                  <w:szCs w:val="16"/>
                </w:rPr>
                <w:t>✓</w:t>
              </w:r>
            </w:ins>
          </w:p>
          <w:p w14:paraId="5CC34829" w14:textId="77777777" w:rsidR="00CB5464" w:rsidRPr="00441C2B" w:rsidRDefault="00CB5464" w:rsidP="0044156C">
            <w:pPr>
              <w:ind w:firstLineChars="250" w:firstLine="400"/>
              <w:rPr>
                <w:ins w:id="1257" w:author="안희영" w:date="2022-04-14T11:09:00Z"/>
                <w:rFonts w:ascii="MS Mincho" w:eastAsia="MS Mincho" w:hAnsi="MS Mincho" w:cs="MS Mincho"/>
                <w:sz w:val="16"/>
                <w:szCs w:val="16"/>
              </w:rPr>
            </w:pPr>
            <w:ins w:id="1258" w:author="안희영" w:date="2022-04-14T11:09:00Z">
              <w:r w:rsidRPr="00441C2B">
                <w:rPr>
                  <w:rFonts w:ascii="MS Mincho" w:eastAsia="MS Mincho" w:hAnsi="MS Mincho" w:cs="MS Mincho" w:hint="eastAsia"/>
                  <w:sz w:val="16"/>
                  <w:szCs w:val="16"/>
                </w:rPr>
                <w:t>✓</w:t>
              </w:r>
              <w:r w:rsidRPr="00441C2B">
                <w:rPr>
                  <w:rFonts w:ascii="MS Mincho" w:hAnsi="MS Mincho" w:cs="MS Mincho" w:hint="eastAsia"/>
                  <w:sz w:val="16"/>
                  <w:szCs w:val="16"/>
                  <w:lang w:eastAsia="ko-KR"/>
                </w:rPr>
                <w:t xml:space="preserve"> </w:t>
              </w:r>
              <w:r w:rsidRPr="00441C2B">
                <w:rPr>
                  <w:sz w:val="16"/>
                  <w:szCs w:val="16"/>
                  <w:lang w:eastAsia="ko-KR"/>
                </w:rPr>
                <w:t xml:space="preserve">                                              </w:t>
              </w:r>
            </w:ins>
          </w:p>
          <w:p w14:paraId="4AB44108" w14:textId="77777777" w:rsidR="00CB5464" w:rsidRPr="00441C2B" w:rsidRDefault="00CB5464" w:rsidP="0044156C">
            <w:pPr>
              <w:jc w:val="center"/>
              <w:rPr>
                <w:ins w:id="1259" w:author="안희영" w:date="2022-04-14T11:09:00Z"/>
                <w:sz w:val="16"/>
                <w:szCs w:val="16"/>
              </w:rPr>
            </w:pPr>
            <w:ins w:id="1260" w:author="안희영" w:date="2022-04-14T11:09:00Z">
              <w:r w:rsidRPr="00441C2B">
                <w:rPr>
                  <w:rFonts w:ascii="MS Mincho" w:hAnsi="MS Mincho" w:cs="MS Mincho" w:hint="eastAsia"/>
                  <w:sz w:val="16"/>
                  <w:szCs w:val="16"/>
                  <w:lang w:eastAsia="ko-KR"/>
                </w:rPr>
                <w:t xml:space="preserve"> </w:t>
              </w:r>
              <w:r w:rsidRPr="00441C2B">
                <w:rPr>
                  <w:rFonts w:ascii="MS Mincho" w:hAnsi="MS Mincho" w:cs="MS Mincho"/>
                  <w:sz w:val="16"/>
                  <w:szCs w:val="16"/>
                  <w:lang w:eastAsia="ko-KR"/>
                </w:rPr>
                <w:t xml:space="preserve">    </w:t>
              </w:r>
              <w:r w:rsidRPr="00441C2B">
                <w:rPr>
                  <w:rFonts w:ascii="MS Mincho" w:eastAsia="MS Mincho" w:hAnsi="MS Mincho" w:cs="MS Mincho" w:hint="eastAsia"/>
                  <w:sz w:val="16"/>
                  <w:szCs w:val="16"/>
                </w:rPr>
                <w:t>✓</w:t>
              </w:r>
              <w:r w:rsidRPr="00441C2B">
                <w:rPr>
                  <w:sz w:val="16"/>
                  <w:szCs w:val="16"/>
                  <w:lang w:eastAsia="ko-KR"/>
                </w:rPr>
                <w:t xml:space="preserve">                </w:t>
              </w:r>
              <w:r w:rsidRPr="00441C2B">
                <w:rPr>
                  <w:sz w:val="8"/>
                  <w:szCs w:val="8"/>
                  <w:lang w:eastAsia="ko-KR"/>
                </w:rPr>
                <w:t xml:space="preserve">   </w:t>
              </w:r>
            </w:ins>
          </w:p>
        </w:tc>
        <w:tc>
          <w:tcPr>
            <w:tcW w:w="1701" w:type="dxa"/>
            <w:tcPrChange w:id="1261" w:author="안희영" w:date="2022-04-15T09:44:00Z">
              <w:tcPr>
                <w:tcW w:w="1701" w:type="dxa"/>
              </w:tcPr>
            </w:tcPrChange>
          </w:tcPr>
          <w:p w14:paraId="002FBE94" w14:textId="77777777" w:rsidR="00CB5464" w:rsidRPr="00441C2B" w:rsidRDefault="00CB5464" w:rsidP="0044156C">
            <w:pPr>
              <w:spacing w:line="276" w:lineRule="auto"/>
              <w:ind w:firstLineChars="50" w:firstLine="80"/>
              <w:rPr>
                <w:ins w:id="1262" w:author="안희영" w:date="2022-04-14T11:09:00Z"/>
                <w:sz w:val="16"/>
                <w:szCs w:val="16"/>
                <w:lang w:eastAsia="ko-KR"/>
              </w:rPr>
            </w:pPr>
            <w:ins w:id="1263" w:author="안희영" w:date="2022-04-14T11:09:00Z">
              <w:r w:rsidRPr="00441C2B">
                <w:rPr>
                  <w:rFonts w:hint="eastAsia"/>
                  <w:sz w:val="16"/>
                  <w:szCs w:val="16"/>
                  <w:lang w:eastAsia="ko-KR"/>
                </w:rPr>
                <w:t>6</w:t>
              </w:r>
              <w:r w:rsidRPr="00441C2B">
                <w:rPr>
                  <w:sz w:val="16"/>
                  <w:szCs w:val="16"/>
                  <w:lang w:eastAsia="ko-KR"/>
                </w:rPr>
                <w:t>4.35            52.41</w:t>
              </w:r>
            </w:ins>
          </w:p>
          <w:p w14:paraId="42AEF21B" w14:textId="77777777" w:rsidR="00CB5464" w:rsidRPr="00441C2B" w:rsidRDefault="00CB5464" w:rsidP="0044156C">
            <w:pPr>
              <w:spacing w:line="276" w:lineRule="auto"/>
              <w:ind w:firstLineChars="50" w:firstLine="80"/>
              <w:rPr>
                <w:ins w:id="1264" w:author="안희영" w:date="2022-04-14T11:09:00Z"/>
                <w:sz w:val="16"/>
                <w:szCs w:val="16"/>
                <w:lang w:eastAsia="ko-KR"/>
              </w:rPr>
            </w:pPr>
            <w:ins w:id="1265" w:author="안희영" w:date="2022-04-14T11:09:00Z">
              <w:r w:rsidRPr="00441C2B">
                <w:rPr>
                  <w:rFonts w:hint="eastAsia"/>
                  <w:sz w:val="16"/>
                  <w:szCs w:val="16"/>
                  <w:lang w:eastAsia="ko-KR"/>
                </w:rPr>
                <w:t>6</w:t>
              </w:r>
              <w:r w:rsidRPr="00441C2B">
                <w:rPr>
                  <w:sz w:val="16"/>
                  <w:szCs w:val="16"/>
                  <w:lang w:eastAsia="ko-KR"/>
                </w:rPr>
                <w:t>4.37            52.45</w:t>
              </w:r>
            </w:ins>
          </w:p>
          <w:p w14:paraId="4C8AD472" w14:textId="77777777" w:rsidR="00CB5464" w:rsidRPr="00441C2B" w:rsidRDefault="00CB5464" w:rsidP="0044156C">
            <w:pPr>
              <w:spacing w:line="276" w:lineRule="auto"/>
              <w:ind w:firstLineChars="50" w:firstLine="80"/>
              <w:rPr>
                <w:ins w:id="1266" w:author="안희영" w:date="2022-04-14T11:09:00Z"/>
                <w:sz w:val="16"/>
                <w:szCs w:val="16"/>
                <w:lang w:eastAsia="ko-KR"/>
              </w:rPr>
            </w:pPr>
            <w:ins w:id="1267" w:author="안희영" w:date="2022-04-14T11:09:00Z">
              <w:r w:rsidRPr="00441C2B">
                <w:rPr>
                  <w:rFonts w:hint="eastAsia"/>
                  <w:sz w:val="16"/>
                  <w:szCs w:val="16"/>
                  <w:lang w:eastAsia="ko-KR"/>
                </w:rPr>
                <w:t>6</w:t>
              </w:r>
              <w:r w:rsidRPr="00441C2B">
                <w:rPr>
                  <w:sz w:val="16"/>
                  <w:szCs w:val="16"/>
                  <w:lang w:eastAsia="ko-KR"/>
                </w:rPr>
                <w:t>4.51            52.83</w:t>
              </w:r>
            </w:ins>
          </w:p>
          <w:p w14:paraId="0504EB17" w14:textId="77777777" w:rsidR="00CB5464" w:rsidRPr="00441C2B" w:rsidRDefault="00CB5464" w:rsidP="0044156C">
            <w:pPr>
              <w:spacing w:line="276" w:lineRule="auto"/>
              <w:ind w:firstLineChars="50" w:firstLine="80"/>
              <w:rPr>
                <w:ins w:id="1268" w:author="안희영" w:date="2022-04-14T11:09:00Z"/>
                <w:b/>
                <w:bCs/>
                <w:sz w:val="22"/>
                <w:szCs w:val="22"/>
                <w:lang w:eastAsia="ko-KR"/>
              </w:rPr>
            </w:pPr>
            <w:ins w:id="1269" w:author="안희영" w:date="2022-04-14T11:09:00Z">
              <w:r w:rsidRPr="00441C2B">
                <w:rPr>
                  <w:rFonts w:hint="eastAsia"/>
                  <w:b/>
                  <w:bCs/>
                  <w:sz w:val="16"/>
                  <w:szCs w:val="16"/>
                  <w:lang w:eastAsia="ko-KR"/>
                </w:rPr>
                <w:t>6</w:t>
              </w:r>
              <w:r w:rsidRPr="00441C2B">
                <w:rPr>
                  <w:b/>
                  <w:bCs/>
                  <w:sz w:val="16"/>
                  <w:szCs w:val="16"/>
                  <w:lang w:eastAsia="ko-KR"/>
                </w:rPr>
                <w:t>4.52            52.9</w:t>
              </w:r>
            </w:ins>
          </w:p>
        </w:tc>
      </w:tr>
    </w:tbl>
    <w:p w14:paraId="136FEFA3" w14:textId="1DED9F24" w:rsidR="00BB204A" w:rsidRPr="00441C2B" w:rsidRDefault="00BB204A" w:rsidP="00BB204A">
      <w:pPr>
        <w:jc w:val="both"/>
        <w:rPr>
          <w:sz w:val="20"/>
          <w:lang w:eastAsia="ko-KR"/>
        </w:rPr>
      </w:pPr>
      <w:del w:id="1270" w:author="Author">
        <w:r w:rsidRPr="00441C2B" w:rsidDel="00686301">
          <w:rPr>
            <w:rFonts w:hint="eastAsia"/>
            <w:sz w:val="20"/>
            <w:lang w:eastAsia="ko-KR"/>
          </w:rPr>
          <w:delText>I</w:delText>
        </w:r>
        <w:r w:rsidRPr="00441C2B" w:rsidDel="00686301">
          <w:rPr>
            <w:sz w:val="20"/>
            <w:lang w:eastAsia="ko-KR"/>
          </w:rPr>
          <w:delText xml:space="preserve">t’s essential to maximize </w:delText>
        </w:r>
      </w:del>
      <w:ins w:id="1271" w:author="Author">
        <w:r w:rsidR="00686301" w:rsidRPr="00441C2B">
          <w:rPr>
            <w:sz w:val="20"/>
            <w:lang w:eastAsia="ko-KR"/>
          </w:rPr>
          <w:t xml:space="preserve">Maximizing </w:t>
        </w:r>
      </w:ins>
      <w:r w:rsidRPr="00441C2B">
        <w:rPr>
          <w:sz w:val="20"/>
          <w:lang w:eastAsia="ko-KR"/>
        </w:rPr>
        <w:t>data</w:t>
      </w:r>
      <w:ins w:id="1272" w:author="Author">
        <w:r w:rsidR="00BA56F9" w:rsidRPr="00441C2B">
          <w:rPr>
            <w:sz w:val="20"/>
            <w:lang w:eastAsia="ko-KR"/>
          </w:rPr>
          <w:t xml:space="preserve"> </w:t>
        </w:r>
      </w:ins>
      <w:del w:id="1273" w:author="Author">
        <w:r w:rsidRPr="00441C2B" w:rsidDel="00BA56F9">
          <w:rPr>
            <w:sz w:val="20"/>
            <w:lang w:eastAsia="ko-KR"/>
          </w:rPr>
          <w:delText>-</w:delText>
        </w:r>
      </w:del>
      <w:r w:rsidRPr="00441C2B">
        <w:rPr>
          <w:sz w:val="20"/>
          <w:lang w:eastAsia="ko-KR"/>
        </w:rPr>
        <w:t xml:space="preserve">efficiency in data-hungry pathologic field and </w:t>
      </w:r>
      <w:del w:id="1274" w:author="Author">
        <w:r w:rsidRPr="00441C2B" w:rsidDel="00686301">
          <w:rPr>
            <w:sz w:val="20"/>
            <w:lang w:eastAsia="ko-KR"/>
          </w:rPr>
          <w:delText xml:space="preserve">it’s important to </w:delText>
        </w:r>
      </w:del>
      <w:r w:rsidRPr="00441C2B">
        <w:rPr>
          <w:sz w:val="20"/>
          <w:lang w:eastAsia="ko-KR"/>
        </w:rPr>
        <w:t>solv</w:t>
      </w:r>
      <w:del w:id="1275" w:author="Author">
        <w:r w:rsidRPr="00441C2B" w:rsidDel="00686301">
          <w:rPr>
            <w:sz w:val="20"/>
            <w:lang w:eastAsia="ko-KR"/>
          </w:rPr>
          <w:delText>e</w:delText>
        </w:r>
      </w:del>
      <w:ins w:id="1276" w:author="Author">
        <w:r w:rsidR="00686301" w:rsidRPr="00441C2B">
          <w:rPr>
            <w:sz w:val="20"/>
            <w:lang w:eastAsia="ko-KR"/>
          </w:rPr>
          <w:t>ing the</w:t>
        </w:r>
      </w:ins>
      <w:r w:rsidRPr="00441C2B">
        <w:rPr>
          <w:sz w:val="20"/>
          <w:lang w:eastAsia="ko-KR"/>
        </w:rPr>
        <w:t xml:space="preserve"> class imbalance problem</w:t>
      </w:r>
      <w:ins w:id="1277" w:author="Author">
        <w:r w:rsidR="00DF1E7B" w:rsidRPr="00441C2B">
          <w:rPr>
            <w:sz w:val="20"/>
            <w:lang w:eastAsia="ko-KR"/>
          </w:rPr>
          <w:t>,</w:t>
        </w:r>
      </w:ins>
      <w:r w:rsidRPr="00441C2B">
        <w:rPr>
          <w:sz w:val="20"/>
          <w:lang w:eastAsia="ko-KR"/>
        </w:rPr>
        <w:t xml:space="preserve"> which is common in histology images</w:t>
      </w:r>
      <w:ins w:id="1278" w:author="Author">
        <w:r w:rsidR="00686301" w:rsidRPr="00441C2B">
          <w:rPr>
            <w:sz w:val="20"/>
            <w:lang w:eastAsia="ko-KR"/>
          </w:rPr>
          <w:t>, are essential</w:t>
        </w:r>
      </w:ins>
      <w:r w:rsidRPr="00441C2B">
        <w:rPr>
          <w:sz w:val="20"/>
          <w:lang w:eastAsia="ko-KR"/>
        </w:rPr>
        <w:t>.</w:t>
      </w:r>
      <w:r w:rsidRPr="00441C2B">
        <w:rPr>
          <w:rFonts w:hint="eastAsia"/>
          <w:sz w:val="20"/>
          <w:lang w:eastAsia="ko-KR"/>
        </w:rPr>
        <w:t xml:space="preserve"> </w:t>
      </w:r>
      <w:del w:id="1279" w:author="Author">
        <w:r w:rsidRPr="00441C2B" w:rsidDel="00686301">
          <w:rPr>
            <w:rFonts w:hint="eastAsia"/>
            <w:sz w:val="20"/>
            <w:lang w:eastAsia="ko-KR"/>
          </w:rPr>
          <w:delText>I</w:delText>
        </w:r>
        <w:r w:rsidRPr="00441C2B" w:rsidDel="00686301">
          <w:rPr>
            <w:sz w:val="20"/>
            <w:lang w:eastAsia="ko-KR"/>
          </w:rPr>
          <w:delText>n t</w:delText>
        </w:r>
      </w:del>
      <w:ins w:id="1280" w:author="Author">
        <w:r w:rsidR="00686301" w:rsidRPr="00441C2B">
          <w:rPr>
            <w:sz w:val="20"/>
            <w:lang w:eastAsia="ko-KR"/>
          </w:rPr>
          <w:t>T</w:t>
        </w:r>
      </w:ins>
      <w:r w:rsidRPr="00441C2B">
        <w:rPr>
          <w:sz w:val="20"/>
          <w:lang w:eastAsia="ko-KR"/>
        </w:rPr>
        <w:t>his paper</w:t>
      </w:r>
      <w:del w:id="1281" w:author="Author">
        <w:r w:rsidRPr="00441C2B" w:rsidDel="00686301">
          <w:rPr>
            <w:sz w:val="20"/>
            <w:lang w:eastAsia="ko-KR"/>
          </w:rPr>
          <w:delText>, we</w:delText>
        </w:r>
      </w:del>
      <w:r w:rsidRPr="00441C2B">
        <w:rPr>
          <w:sz w:val="20"/>
          <w:lang w:eastAsia="ko-KR"/>
        </w:rPr>
        <w:t xml:space="preserve"> present</w:t>
      </w:r>
      <w:ins w:id="1282" w:author="Author">
        <w:r w:rsidR="00686301" w:rsidRPr="00441C2B">
          <w:rPr>
            <w:sz w:val="20"/>
            <w:lang w:eastAsia="ko-KR"/>
          </w:rPr>
          <w:t>ed</w:t>
        </w:r>
      </w:ins>
      <w:r w:rsidRPr="00441C2B">
        <w:rPr>
          <w:sz w:val="20"/>
          <w:lang w:eastAsia="ko-KR"/>
        </w:rPr>
        <w:t xml:space="preserve"> </w:t>
      </w:r>
      <w:ins w:id="1283" w:author="Author">
        <w:r w:rsidR="00686301" w:rsidRPr="00441C2B">
          <w:rPr>
            <w:sz w:val="20"/>
            <w:lang w:eastAsia="ko-KR"/>
          </w:rPr>
          <w:t xml:space="preserve">a </w:t>
        </w:r>
      </w:ins>
      <w:del w:id="1284" w:author="Author">
        <w:r w:rsidRPr="00441C2B" w:rsidDel="00686301">
          <w:rPr>
            <w:sz w:val="20"/>
            <w:lang w:eastAsia="ko-KR"/>
          </w:rPr>
          <w:delText xml:space="preserve">new </w:delText>
        </w:r>
      </w:del>
      <w:ins w:id="1285" w:author="Author">
        <w:r w:rsidR="00686301" w:rsidRPr="00441C2B">
          <w:rPr>
            <w:sz w:val="20"/>
            <w:lang w:eastAsia="ko-KR"/>
          </w:rPr>
          <w:t xml:space="preserve">novel </w:t>
        </w:r>
      </w:ins>
      <w:r w:rsidRPr="00441C2B">
        <w:rPr>
          <w:sz w:val="20"/>
          <w:lang w:eastAsia="ko-KR"/>
        </w:rPr>
        <w:t>class-controlling copy</w:t>
      </w:r>
      <w:del w:id="1286" w:author="Author">
        <w:r w:rsidRPr="00441C2B" w:rsidDel="00686301">
          <w:rPr>
            <w:sz w:val="20"/>
            <w:lang w:eastAsia="ko-KR"/>
          </w:rPr>
          <w:delText>-</w:delText>
        </w:r>
      </w:del>
      <w:ins w:id="1287" w:author="Author">
        <w:r w:rsidR="00686301" w:rsidRPr="00441C2B">
          <w:rPr>
            <w:sz w:val="20"/>
            <w:lang w:eastAsia="ko-KR"/>
          </w:rPr>
          <w:t>–</w:t>
        </w:r>
      </w:ins>
      <w:r w:rsidRPr="00441C2B">
        <w:rPr>
          <w:sz w:val="20"/>
          <w:lang w:eastAsia="ko-KR"/>
        </w:rPr>
        <w:t xml:space="preserve">paste augmentation for nuclear segmentation. </w:t>
      </w:r>
      <w:del w:id="1288" w:author="Author">
        <w:r w:rsidRPr="00441C2B" w:rsidDel="00686301">
          <w:rPr>
            <w:sz w:val="20"/>
            <w:lang w:eastAsia="ko-KR"/>
          </w:rPr>
          <w:delText xml:space="preserve">Our </w:delText>
        </w:r>
      </w:del>
      <w:ins w:id="1289" w:author="Author">
        <w:r w:rsidR="00686301" w:rsidRPr="00441C2B">
          <w:rPr>
            <w:sz w:val="20"/>
            <w:lang w:eastAsia="ko-KR"/>
          </w:rPr>
          <w:t xml:space="preserve">The </w:t>
        </w:r>
      </w:ins>
      <w:r w:rsidRPr="00441C2B">
        <w:rPr>
          <w:sz w:val="20"/>
          <w:lang w:eastAsia="ko-KR"/>
        </w:rPr>
        <w:t xml:space="preserve">proposed method can control the degree of how many objects to paste by calculating candidate boxes in </w:t>
      </w:r>
      <w:ins w:id="1290" w:author="Author">
        <w:r w:rsidR="00DF1E7B" w:rsidRPr="00441C2B">
          <w:rPr>
            <w:sz w:val="20"/>
            <w:lang w:eastAsia="ko-KR"/>
          </w:rPr>
          <w:t xml:space="preserve">an </w:t>
        </w:r>
      </w:ins>
      <w:r w:rsidRPr="00441C2B">
        <w:rPr>
          <w:sz w:val="20"/>
          <w:lang w:eastAsia="ko-KR"/>
        </w:rPr>
        <w:t>image</w:t>
      </w:r>
      <w:ins w:id="1291" w:author="Author">
        <w:r w:rsidR="00686301" w:rsidRPr="00441C2B">
          <w:rPr>
            <w:sz w:val="20"/>
            <w:lang w:eastAsia="ko-KR"/>
          </w:rPr>
          <w:t>,</w:t>
        </w:r>
      </w:ins>
      <w:r w:rsidRPr="00441C2B">
        <w:rPr>
          <w:sz w:val="20"/>
          <w:lang w:eastAsia="ko-KR"/>
        </w:rPr>
        <w:t xml:space="preserve"> and therefore</w:t>
      </w:r>
      <w:ins w:id="1292" w:author="Author">
        <w:r w:rsidR="00686301" w:rsidRPr="00441C2B">
          <w:rPr>
            <w:sz w:val="20"/>
            <w:lang w:eastAsia="ko-KR"/>
          </w:rPr>
          <w:t>,</w:t>
        </w:r>
      </w:ins>
      <w:r w:rsidRPr="00441C2B">
        <w:rPr>
          <w:sz w:val="20"/>
          <w:lang w:eastAsia="ko-KR"/>
        </w:rPr>
        <w:t xml:space="preserve"> </w:t>
      </w:r>
      <w:del w:id="1293" w:author="Author">
        <w:r w:rsidRPr="00441C2B" w:rsidDel="00686301">
          <w:rPr>
            <w:sz w:val="20"/>
            <w:lang w:eastAsia="ko-KR"/>
          </w:rPr>
          <w:delText xml:space="preserve">has </w:delText>
        </w:r>
      </w:del>
      <w:ins w:id="1294" w:author="Author">
        <w:r w:rsidR="00686301" w:rsidRPr="00441C2B">
          <w:rPr>
            <w:sz w:val="20"/>
            <w:lang w:eastAsia="ko-KR"/>
          </w:rPr>
          <w:t xml:space="preserve">exhibits </w:t>
        </w:r>
        <w:r w:rsidR="00DF1E7B" w:rsidRPr="00441C2B">
          <w:rPr>
            <w:sz w:val="20"/>
            <w:lang w:eastAsia="ko-KR"/>
          </w:rPr>
          <w:t xml:space="preserve">an </w:t>
        </w:r>
      </w:ins>
      <w:r w:rsidRPr="00441C2B">
        <w:rPr>
          <w:sz w:val="20"/>
          <w:lang w:eastAsia="ko-KR"/>
        </w:rPr>
        <w:t xml:space="preserve">advantage of alleviating </w:t>
      </w:r>
      <w:ins w:id="1295" w:author="Author">
        <w:r w:rsidR="00686301" w:rsidRPr="00441C2B">
          <w:rPr>
            <w:sz w:val="20"/>
            <w:lang w:eastAsia="ko-KR"/>
          </w:rPr>
          <w:t xml:space="preserve">the </w:t>
        </w:r>
      </w:ins>
      <w:r w:rsidRPr="00441C2B">
        <w:rPr>
          <w:sz w:val="20"/>
          <w:lang w:eastAsia="ko-KR"/>
        </w:rPr>
        <w:t xml:space="preserve">class imbalance problem in histology images for nuclear segmentation. In nuclear segmentation for histology images, </w:t>
      </w:r>
      <w:del w:id="1296" w:author="Author">
        <w:r w:rsidRPr="00441C2B" w:rsidDel="00686301">
          <w:rPr>
            <w:sz w:val="20"/>
            <w:lang w:eastAsia="ko-KR"/>
          </w:rPr>
          <w:delText xml:space="preserve">our </w:delText>
        </w:r>
      </w:del>
      <w:ins w:id="1297" w:author="Author">
        <w:r w:rsidR="00686301" w:rsidRPr="00441C2B">
          <w:rPr>
            <w:sz w:val="20"/>
            <w:lang w:eastAsia="ko-KR"/>
          </w:rPr>
          <w:t xml:space="preserve">the </w:t>
        </w:r>
      </w:ins>
      <w:r w:rsidRPr="00441C2B">
        <w:rPr>
          <w:sz w:val="20"/>
          <w:lang w:eastAsia="ko-KR"/>
        </w:rPr>
        <w:t>proposed method can be effective additive</w:t>
      </w:r>
      <w:ins w:id="1298" w:author="Author">
        <w:r w:rsidR="00DF1E7B" w:rsidRPr="00441C2B">
          <w:rPr>
            <w:sz w:val="20"/>
            <w:lang w:eastAsia="ko-KR"/>
          </w:rPr>
          <w:t>,</w:t>
        </w:r>
      </w:ins>
      <w:r w:rsidRPr="00441C2B">
        <w:rPr>
          <w:sz w:val="20"/>
          <w:lang w:eastAsia="ko-KR"/>
        </w:rPr>
        <w:t xml:space="preserve"> along with other image augmentations.</w:t>
      </w:r>
    </w:p>
    <w:p w14:paraId="4848FD6E" w14:textId="6B4322B2" w:rsidR="00BB204A" w:rsidRPr="00441C2B" w:rsidDel="006645B8" w:rsidRDefault="00BB204A" w:rsidP="00BB204A">
      <w:pPr>
        <w:pStyle w:val="ab"/>
        <w:rPr>
          <w:del w:id="1299" w:author="안희영" w:date="2022-04-14T10:38:00Z"/>
          <w:lang w:eastAsia="ko-KR"/>
        </w:rPr>
      </w:pPr>
    </w:p>
    <w:p w14:paraId="0996EF58" w14:textId="77777777" w:rsidR="0085750A" w:rsidRPr="00441C2B" w:rsidRDefault="0085750A" w:rsidP="00BB204A">
      <w:pPr>
        <w:pStyle w:val="ab"/>
        <w:rPr>
          <w:lang w:eastAsia="ko-KR"/>
        </w:rPr>
      </w:pPr>
    </w:p>
    <w:p w14:paraId="7BCDE2C3" w14:textId="52B26708" w:rsidR="0085750A" w:rsidRPr="00441C2B" w:rsidRDefault="0085750A" w:rsidP="0085750A">
      <w:pPr>
        <w:pStyle w:val="1"/>
        <w:rPr>
          <w:lang w:eastAsia="ko-KR"/>
        </w:rPr>
      </w:pPr>
      <w:r w:rsidRPr="00441C2B">
        <w:t xml:space="preserve">5. </w:t>
      </w:r>
      <w:r w:rsidRPr="00441C2B">
        <w:rPr>
          <w:rFonts w:hint="eastAsia"/>
          <w:lang w:eastAsia="ko-KR"/>
        </w:rPr>
        <w:t>a</w:t>
      </w:r>
      <w:r w:rsidRPr="00441C2B">
        <w:rPr>
          <w:lang w:eastAsia="ko-KR"/>
        </w:rPr>
        <w:t>cknowledgements</w:t>
      </w:r>
    </w:p>
    <w:p w14:paraId="2127756D" w14:textId="77777777" w:rsidR="0085750A" w:rsidRPr="00441C2B" w:rsidRDefault="0085750A" w:rsidP="0085750A">
      <w:pPr>
        <w:rPr>
          <w:sz w:val="16"/>
          <w:szCs w:val="16"/>
          <w:lang w:eastAsia="ko-KR"/>
        </w:rPr>
      </w:pPr>
    </w:p>
    <w:p w14:paraId="641A71DE" w14:textId="7C4D759E" w:rsidR="0085750A" w:rsidRPr="00441C2B" w:rsidRDefault="00686301" w:rsidP="00BB204A">
      <w:pPr>
        <w:pStyle w:val="ab"/>
        <w:rPr>
          <w:lang w:eastAsia="ko-KR"/>
        </w:rPr>
      </w:pPr>
      <w:ins w:id="1300" w:author="Author">
        <w:r w:rsidRPr="00441C2B">
          <w:rPr>
            <w:lang w:eastAsia="ko-KR"/>
          </w:rPr>
          <w:t xml:space="preserve">This study was supported by </w:t>
        </w:r>
      </w:ins>
      <w:del w:id="1301" w:author="Author">
        <w:r w:rsidR="00030C5A" w:rsidRPr="00441C2B" w:rsidDel="00686301">
          <w:rPr>
            <w:lang w:eastAsia="ko-KR"/>
          </w:rPr>
          <w:delText xml:space="preserve">a </w:delText>
        </w:r>
      </w:del>
      <w:ins w:id="1302" w:author="Author">
        <w:r w:rsidRPr="00441C2B">
          <w:rPr>
            <w:lang w:eastAsia="ko-KR"/>
          </w:rPr>
          <w:t xml:space="preserve">a </w:t>
        </w:r>
      </w:ins>
      <w:del w:id="1303" w:author="Author">
        <w:r w:rsidR="00030C5A" w:rsidRPr="00441C2B" w:rsidDel="00686301">
          <w:rPr>
            <w:lang w:eastAsia="ko-KR"/>
          </w:rPr>
          <w:delText xml:space="preserve">Grant </w:delText>
        </w:r>
      </w:del>
      <w:ins w:id="1304" w:author="Author">
        <w:r w:rsidRPr="00441C2B">
          <w:rPr>
            <w:lang w:eastAsia="ko-KR"/>
          </w:rPr>
          <w:t xml:space="preserve">grant </w:t>
        </w:r>
      </w:ins>
      <w:r w:rsidR="00030C5A" w:rsidRPr="00441C2B">
        <w:rPr>
          <w:lang w:eastAsia="ko-KR"/>
        </w:rPr>
        <w:t>from the Korea Health Technology R&amp;D Project via the Korea Health Industry Development Institute (KHIDI), funded by the Ministry of Health &amp; Welfare, Republic of Korea (Grant Numbers: HI21C1137)</w:t>
      </w:r>
      <w:ins w:id="1305" w:author="Author">
        <w:r w:rsidRPr="00441C2B">
          <w:rPr>
            <w:lang w:eastAsia="ko-KR"/>
          </w:rPr>
          <w:t>.</w:t>
        </w:r>
      </w:ins>
    </w:p>
    <w:p w14:paraId="44979D23" w14:textId="7E68AD00" w:rsidR="0085750A" w:rsidRPr="00441C2B" w:rsidDel="006645B8" w:rsidRDefault="0085750A" w:rsidP="00BB204A">
      <w:pPr>
        <w:pStyle w:val="ab"/>
        <w:rPr>
          <w:del w:id="1306" w:author="안희영" w:date="2022-04-14T10:38:00Z"/>
          <w:lang w:eastAsia="ko-KR"/>
        </w:rPr>
      </w:pPr>
    </w:p>
    <w:p w14:paraId="10C1D562" w14:textId="77777777" w:rsidR="0085750A" w:rsidRPr="00441C2B" w:rsidRDefault="0085750A" w:rsidP="00BB204A">
      <w:pPr>
        <w:pStyle w:val="ab"/>
        <w:rPr>
          <w:lang w:eastAsia="ko-KR"/>
        </w:rPr>
      </w:pPr>
    </w:p>
    <w:p w14:paraId="332F4E29" w14:textId="3933C23B" w:rsidR="00BB204A" w:rsidRPr="00441C2B" w:rsidRDefault="0085750A" w:rsidP="00BB204A">
      <w:pPr>
        <w:pStyle w:val="1"/>
      </w:pPr>
      <w:r w:rsidRPr="00441C2B">
        <w:t>6</w:t>
      </w:r>
      <w:r w:rsidR="00BB204A" w:rsidRPr="00441C2B">
        <w:t>. References</w:t>
      </w:r>
    </w:p>
    <w:p w14:paraId="38D655A2" w14:textId="77777777" w:rsidR="00BB204A" w:rsidRPr="00441C2B" w:rsidRDefault="00BB204A" w:rsidP="00BB204A">
      <w:pPr>
        <w:rPr>
          <w:sz w:val="16"/>
          <w:szCs w:val="16"/>
        </w:rPr>
      </w:pPr>
    </w:p>
    <w:p w14:paraId="11A0006C" w14:textId="7691769C" w:rsidR="00BB204A" w:rsidRPr="00441C2B" w:rsidRDefault="00BB204A" w:rsidP="00BB204A">
      <w:pPr>
        <w:jc w:val="both"/>
        <w:rPr>
          <w:sz w:val="18"/>
        </w:rPr>
      </w:pPr>
      <w:r w:rsidRPr="00441C2B">
        <w:rPr>
          <w:sz w:val="18"/>
        </w:rPr>
        <w:t xml:space="preserve">[1] </w:t>
      </w:r>
      <w:del w:id="1307" w:author="Author">
        <w:r w:rsidRPr="00441C2B" w:rsidDel="0097327D">
          <w:rPr>
            <w:sz w:val="18"/>
          </w:rPr>
          <w:delText xml:space="preserve">Golnaz </w:delText>
        </w:r>
      </w:del>
      <w:ins w:id="1308" w:author="Author">
        <w:r w:rsidR="0097327D" w:rsidRPr="00441C2B">
          <w:rPr>
            <w:sz w:val="18"/>
          </w:rPr>
          <w:t xml:space="preserve">G. </w:t>
        </w:r>
      </w:ins>
      <w:proofErr w:type="spellStart"/>
      <w:r w:rsidRPr="00441C2B">
        <w:rPr>
          <w:sz w:val="18"/>
        </w:rPr>
        <w:t>Ghiasi</w:t>
      </w:r>
      <w:proofErr w:type="spellEnd"/>
      <w:r w:rsidRPr="00441C2B">
        <w:rPr>
          <w:sz w:val="18"/>
        </w:rPr>
        <w:t>, Y</w:t>
      </w:r>
      <w:ins w:id="1309" w:author="Author">
        <w:r w:rsidR="0097327D" w:rsidRPr="00441C2B">
          <w:rPr>
            <w:sz w:val="18"/>
          </w:rPr>
          <w:t>.</w:t>
        </w:r>
      </w:ins>
      <w:del w:id="1310" w:author="Author">
        <w:r w:rsidRPr="00441C2B" w:rsidDel="0097327D">
          <w:rPr>
            <w:sz w:val="18"/>
          </w:rPr>
          <w:delText>in</w:delText>
        </w:r>
      </w:del>
      <w:r w:rsidRPr="00441C2B">
        <w:rPr>
          <w:sz w:val="18"/>
        </w:rPr>
        <w:t xml:space="preserve"> Cui, </w:t>
      </w:r>
      <w:del w:id="1311" w:author="Author">
        <w:r w:rsidRPr="00441C2B" w:rsidDel="0097327D">
          <w:rPr>
            <w:sz w:val="18"/>
          </w:rPr>
          <w:delText xml:space="preserve">Aravind </w:delText>
        </w:r>
      </w:del>
      <w:ins w:id="1312" w:author="Author">
        <w:r w:rsidR="0097327D" w:rsidRPr="00441C2B">
          <w:rPr>
            <w:sz w:val="18"/>
          </w:rPr>
          <w:t xml:space="preserve">A. </w:t>
        </w:r>
      </w:ins>
      <w:r w:rsidRPr="00441C2B">
        <w:rPr>
          <w:sz w:val="18"/>
        </w:rPr>
        <w:t xml:space="preserve">Srinivas, </w:t>
      </w:r>
      <w:del w:id="1313" w:author="Author">
        <w:r w:rsidRPr="00441C2B" w:rsidDel="0097327D">
          <w:rPr>
            <w:sz w:val="18"/>
          </w:rPr>
          <w:delText xml:space="preserve">Rui </w:delText>
        </w:r>
      </w:del>
      <w:ins w:id="1314" w:author="Author">
        <w:r w:rsidR="0097327D" w:rsidRPr="00441C2B">
          <w:rPr>
            <w:sz w:val="18"/>
          </w:rPr>
          <w:t xml:space="preserve">R. </w:t>
        </w:r>
      </w:ins>
      <w:r w:rsidRPr="00441C2B">
        <w:rPr>
          <w:sz w:val="18"/>
        </w:rPr>
        <w:t xml:space="preserve">Qian, </w:t>
      </w:r>
      <w:del w:id="1315" w:author="Author">
        <w:r w:rsidRPr="00441C2B" w:rsidDel="0097327D">
          <w:rPr>
            <w:sz w:val="18"/>
          </w:rPr>
          <w:delText>Tsung</w:delText>
        </w:r>
      </w:del>
      <w:ins w:id="1316" w:author="Author">
        <w:r w:rsidR="0097327D" w:rsidRPr="00441C2B">
          <w:rPr>
            <w:sz w:val="18"/>
          </w:rPr>
          <w:t>T.</w:t>
        </w:r>
      </w:ins>
      <w:r w:rsidRPr="00441C2B">
        <w:rPr>
          <w:sz w:val="18"/>
        </w:rPr>
        <w:t>-</w:t>
      </w:r>
      <w:del w:id="1317" w:author="Author">
        <w:r w:rsidRPr="00441C2B" w:rsidDel="0097327D">
          <w:rPr>
            <w:sz w:val="18"/>
          </w:rPr>
          <w:delText xml:space="preserve">Yi </w:delText>
        </w:r>
      </w:del>
      <w:ins w:id="1318" w:author="Author">
        <w:r w:rsidR="0097327D" w:rsidRPr="00441C2B">
          <w:rPr>
            <w:sz w:val="18"/>
          </w:rPr>
          <w:t xml:space="preserve">Y. </w:t>
        </w:r>
      </w:ins>
      <w:r w:rsidRPr="00441C2B">
        <w:rPr>
          <w:sz w:val="18"/>
        </w:rPr>
        <w:t xml:space="preserve">Lin, </w:t>
      </w:r>
      <w:del w:id="1319" w:author="Author">
        <w:r w:rsidRPr="00441C2B" w:rsidDel="0097327D">
          <w:rPr>
            <w:sz w:val="18"/>
          </w:rPr>
          <w:delText xml:space="preserve">Ekin </w:delText>
        </w:r>
      </w:del>
      <w:ins w:id="1320" w:author="Author">
        <w:r w:rsidR="0097327D" w:rsidRPr="00441C2B">
          <w:rPr>
            <w:sz w:val="18"/>
          </w:rPr>
          <w:t>E.</w:t>
        </w:r>
      </w:ins>
      <w:r w:rsidRPr="00441C2B">
        <w:rPr>
          <w:sz w:val="18"/>
        </w:rPr>
        <w:t xml:space="preserve">D. </w:t>
      </w:r>
      <w:proofErr w:type="spellStart"/>
      <w:r w:rsidRPr="00441C2B">
        <w:rPr>
          <w:sz w:val="18"/>
        </w:rPr>
        <w:t>Cubuk</w:t>
      </w:r>
      <w:proofErr w:type="spellEnd"/>
      <w:r w:rsidRPr="00441C2B">
        <w:rPr>
          <w:sz w:val="18"/>
        </w:rPr>
        <w:t xml:space="preserve">, </w:t>
      </w:r>
      <w:del w:id="1321" w:author="Author">
        <w:r w:rsidRPr="00441C2B" w:rsidDel="0097327D">
          <w:rPr>
            <w:sz w:val="18"/>
          </w:rPr>
          <w:delText xml:space="preserve">Quoc </w:delText>
        </w:r>
      </w:del>
      <w:ins w:id="1322" w:author="Author">
        <w:r w:rsidR="0097327D" w:rsidRPr="00441C2B">
          <w:rPr>
            <w:sz w:val="18"/>
          </w:rPr>
          <w:t>Q.</w:t>
        </w:r>
      </w:ins>
      <w:r w:rsidRPr="00441C2B">
        <w:rPr>
          <w:sz w:val="18"/>
        </w:rPr>
        <w:t xml:space="preserve">V. Le, </w:t>
      </w:r>
      <w:del w:id="1323" w:author="Author">
        <w:r w:rsidRPr="00441C2B" w:rsidDel="0097327D">
          <w:rPr>
            <w:sz w:val="18"/>
          </w:rPr>
          <w:delText xml:space="preserve">Barret </w:delText>
        </w:r>
      </w:del>
      <w:ins w:id="1324" w:author="Author">
        <w:r w:rsidR="0097327D" w:rsidRPr="00441C2B">
          <w:rPr>
            <w:sz w:val="18"/>
          </w:rPr>
          <w:t xml:space="preserve">B. </w:t>
        </w:r>
      </w:ins>
      <w:proofErr w:type="spellStart"/>
      <w:r w:rsidRPr="00441C2B">
        <w:rPr>
          <w:sz w:val="18"/>
        </w:rPr>
        <w:t>Zoph</w:t>
      </w:r>
      <w:proofErr w:type="spellEnd"/>
      <w:ins w:id="1325" w:author="Author">
        <w:r w:rsidR="0097327D" w:rsidRPr="00441C2B">
          <w:rPr>
            <w:sz w:val="18"/>
          </w:rPr>
          <w:t>,</w:t>
        </w:r>
      </w:ins>
      <w:del w:id="1326" w:author="Author">
        <w:r w:rsidRPr="00441C2B" w:rsidDel="0097327D">
          <w:rPr>
            <w:sz w:val="18"/>
          </w:rPr>
          <w:delText>.</w:delText>
        </w:r>
      </w:del>
      <w:r w:rsidRPr="00441C2B">
        <w:rPr>
          <w:sz w:val="18"/>
        </w:rPr>
        <w:t xml:space="preserve"> </w:t>
      </w:r>
      <w:ins w:id="1327" w:author="Author">
        <w:r w:rsidR="0097327D" w:rsidRPr="00441C2B">
          <w:rPr>
            <w:sz w:val="18"/>
          </w:rPr>
          <w:t>“</w:t>
        </w:r>
      </w:ins>
      <w:r w:rsidRPr="00441C2B">
        <w:rPr>
          <w:sz w:val="18"/>
        </w:rPr>
        <w:t>Simple Copy-Paste is a Strong Data Augmentation Method for Instance Segmentation</w:t>
      </w:r>
      <w:del w:id="1328" w:author="Author">
        <w:r w:rsidRPr="00441C2B" w:rsidDel="0097327D">
          <w:rPr>
            <w:sz w:val="18"/>
          </w:rPr>
          <w:delText xml:space="preserve">. </w:delText>
        </w:r>
      </w:del>
      <w:ins w:id="1329" w:author="Author">
        <w:r w:rsidR="0097327D" w:rsidRPr="00441C2B">
          <w:rPr>
            <w:sz w:val="18"/>
          </w:rPr>
          <w:t xml:space="preserve">,” </w:t>
        </w:r>
      </w:ins>
      <w:del w:id="1330" w:author="Author">
        <w:r w:rsidRPr="00441C2B" w:rsidDel="0097327D">
          <w:rPr>
            <w:sz w:val="18"/>
          </w:rPr>
          <w:delText xml:space="preserve">In </w:delText>
        </w:r>
      </w:del>
      <w:ins w:id="1331" w:author="Author">
        <w:r w:rsidR="0097327D" w:rsidRPr="00441C2B">
          <w:rPr>
            <w:sz w:val="18"/>
          </w:rPr>
          <w:t xml:space="preserve">in </w:t>
        </w:r>
      </w:ins>
      <w:r w:rsidRPr="00441C2B">
        <w:rPr>
          <w:i/>
          <w:iCs/>
          <w:sz w:val="18"/>
          <w:rPrChange w:id="1332" w:author="Author">
            <w:rPr>
              <w:sz w:val="18"/>
            </w:rPr>
          </w:rPrChange>
        </w:rPr>
        <w:t>CVPR</w:t>
      </w:r>
      <w:r w:rsidRPr="00441C2B">
        <w:rPr>
          <w:sz w:val="18"/>
        </w:rPr>
        <w:t>, 2021.</w:t>
      </w:r>
    </w:p>
    <w:p w14:paraId="423CD72C" w14:textId="77777777" w:rsidR="00BB204A" w:rsidRPr="00441C2B" w:rsidRDefault="00BB204A" w:rsidP="00BB204A">
      <w:pPr>
        <w:jc w:val="both"/>
        <w:rPr>
          <w:sz w:val="16"/>
          <w:szCs w:val="16"/>
        </w:rPr>
      </w:pPr>
    </w:p>
    <w:p w14:paraId="331785B5" w14:textId="34BE252B" w:rsidR="00BB204A" w:rsidRPr="00441C2B" w:rsidRDefault="00BB204A" w:rsidP="00BB204A">
      <w:pPr>
        <w:jc w:val="both"/>
        <w:rPr>
          <w:sz w:val="18"/>
        </w:rPr>
      </w:pPr>
      <w:r w:rsidRPr="00441C2B">
        <w:rPr>
          <w:sz w:val="18"/>
        </w:rPr>
        <w:t>[2] G</w:t>
      </w:r>
      <w:del w:id="1333" w:author="Author">
        <w:r w:rsidRPr="00441C2B" w:rsidDel="0097327D">
          <w:rPr>
            <w:sz w:val="18"/>
          </w:rPr>
          <w:delText>raham,</w:delText>
        </w:r>
      </w:del>
      <w:ins w:id="1334" w:author="Author">
        <w:r w:rsidR="0097327D" w:rsidRPr="00441C2B">
          <w:rPr>
            <w:sz w:val="18"/>
          </w:rPr>
          <w:t>.</w:t>
        </w:r>
      </w:ins>
      <w:r w:rsidRPr="00441C2B">
        <w:rPr>
          <w:sz w:val="18"/>
        </w:rPr>
        <w:t xml:space="preserve"> Simon, et al.</w:t>
      </w:r>
      <w:ins w:id="1335" w:author="Author">
        <w:r w:rsidR="0097327D" w:rsidRPr="00441C2B">
          <w:rPr>
            <w:sz w:val="18"/>
          </w:rPr>
          <w:t>,</w:t>
        </w:r>
      </w:ins>
      <w:r w:rsidRPr="00441C2B">
        <w:rPr>
          <w:sz w:val="18"/>
        </w:rPr>
        <w:t xml:space="preserve"> </w:t>
      </w:r>
      <w:del w:id="1336" w:author="Author">
        <w:r w:rsidRPr="00441C2B" w:rsidDel="0097327D">
          <w:rPr>
            <w:sz w:val="18"/>
          </w:rPr>
          <w:delText>"</w:delText>
        </w:r>
      </w:del>
      <w:ins w:id="1337" w:author="Author">
        <w:r w:rsidR="0097327D" w:rsidRPr="00441C2B">
          <w:rPr>
            <w:sz w:val="18"/>
          </w:rPr>
          <w:t>“</w:t>
        </w:r>
      </w:ins>
      <w:r w:rsidRPr="00441C2B">
        <w:rPr>
          <w:sz w:val="18"/>
        </w:rPr>
        <w:t>Lizard: A Large-Scale Dataset for Colonic Nuclear Instance Segmentation and Classification</w:t>
      </w:r>
      <w:del w:id="1338" w:author="Author">
        <w:r w:rsidRPr="00441C2B" w:rsidDel="0097327D">
          <w:rPr>
            <w:sz w:val="18"/>
          </w:rPr>
          <w:delText xml:space="preserve">." </w:delText>
        </w:r>
      </w:del>
      <w:ins w:id="1339" w:author="Author">
        <w:r w:rsidR="0097327D" w:rsidRPr="00441C2B">
          <w:rPr>
            <w:sz w:val="18"/>
          </w:rPr>
          <w:t xml:space="preserve">,” in </w:t>
        </w:r>
      </w:ins>
      <w:r w:rsidRPr="00441C2B">
        <w:rPr>
          <w:i/>
          <w:iCs/>
          <w:sz w:val="18"/>
          <w:rPrChange w:id="1340" w:author="Author">
            <w:rPr>
              <w:sz w:val="18"/>
            </w:rPr>
          </w:rPrChange>
        </w:rPr>
        <w:t>Proceedings of the IEEE/CVF International Conference on Computer Vision</w:t>
      </w:r>
      <w:del w:id="1341" w:author="Author">
        <w:r w:rsidRPr="00441C2B" w:rsidDel="0097327D">
          <w:rPr>
            <w:sz w:val="18"/>
          </w:rPr>
          <w:delText xml:space="preserve">. </w:delText>
        </w:r>
      </w:del>
      <w:ins w:id="1342" w:author="Author">
        <w:r w:rsidR="0097327D" w:rsidRPr="00441C2B">
          <w:rPr>
            <w:sz w:val="18"/>
          </w:rPr>
          <w:t xml:space="preserve">, </w:t>
        </w:r>
      </w:ins>
      <w:r w:rsidRPr="00441C2B">
        <w:rPr>
          <w:sz w:val="18"/>
        </w:rPr>
        <w:t>2021.</w:t>
      </w:r>
    </w:p>
    <w:p w14:paraId="620B743B" w14:textId="77777777" w:rsidR="00BB204A" w:rsidRPr="00441C2B" w:rsidRDefault="00BB204A" w:rsidP="00BB204A">
      <w:pPr>
        <w:jc w:val="both"/>
        <w:rPr>
          <w:sz w:val="16"/>
          <w:szCs w:val="16"/>
        </w:rPr>
      </w:pPr>
    </w:p>
    <w:p w14:paraId="6C76EA2D" w14:textId="11541616" w:rsidR="00BB204A" w:rsidRPr="00441C2B" w:rsidRDefault="00BB204A" w:rsidP="00BB204A">
      <w:pPr>
        <w:jc w:val="both"/>
        <w:rPr>
          <w:sz w:val="18"/>
          <w:szCs w:val="18"/>
        </w:rPr>
      </w:pPr>
      <w:r w:rsidRPr="00441C2B">
        <w:rPr>
          <w:sz w:val="18"/>
          <w:szCs w:val="18"/>
        </w:rPr>
        <w:t>[</w:t>
      </w:r>
      <w:r w:rsidR="0085750A" w:rsidRPr="00441C2B">
        <w:rPr>
          <w:sz w:val="18"/>
          <w:szCs w:val="18"/>
        </w:rPr>
        <w:t>3</w:t>
      </w:r>
      <w:r w:rsidRPr="00441C2B">
        <w:rPr>
          <w:sz w:val="18"/>
          <w:szCs w:val="18"/>
        </w:rPr>
        <w:t>] S. Graham, Q.</w:t>
      </w:r>
      <w:del w:id="1343" w:author="Author">
        <w:r w:rsidRPr="00441C2B" w:rsidDel="0097327D">
          <w:rPr>
            <w:sz w:val="18"/>
            <w:szCs w:val="18"/>
          </w:rPr>
          <w:delText xml:space="preserve"> </w:delText>
        </w:r>
      </w:del>
      <w:r w:rsidRPr="00441C2B">
        <w:rPr>
          <w:sz w:val="18"/>
          <w:szCs w:val="18"/>
        </w:rPr>
        <w:t>D. Vu, S.</w:t>
      </w:r>
      <w:del w:id="1344" w:author="Author">
        <w:r w:rsidRPr="00441C2B" w:rsidDel="0097327D">
          <w:rPr>
            <w:sz w:val="18"/>
            <w:szCs w:val="18"/>
          </w:rPr>
          <w:delText xml:space="preserve"> </w:delText>
        </w:r>
      </w:del>
      <w:r w:rsidRPr="00441C2B">
        <w:rPr>
          <w:sz w:val="18"/>
          <w:szCs w:val="18"/>
        </w:rPr>
        <w:t>E.</w:t>
      </w:r>
      <w:del w:id="1345" w:author="Author">
        <w:r w:rsidRPr="00441C2B" w:rsidDel="0097327D">
          <w:rPr>
            <w:sz w:val="18"/>
            <w:szCs w:val="18"/>
          </w:rPr>
          <w:delText xml:space="preserve"> </w:delText>
        </w:r>
      </w:del>
      <w:r w:rsidRPr="00441C2B">
        <w:rPr>
          <w:sz w:val="18"/>
          <w:szCs w:val="18"/>
        </w:rPr>
        <w:t>A. Raza, A. Azam, Y.</w:t>
      </w:r>
      <w:del w:id="1346" w:author="Author">
        <w:r w:rsidRPr="00441C2B" w:rsidDel="0097327D">
          <w:rPr>
            <w:sz w:val="18"/>
            <w:szCs w:val="18"/>
          </w:rPr>
          <w:delText xml:space="preserve"> </w:delText>
        </w:r>
      </w:del>
      <w:r w:rsidRPr="00441C2B">
        <w:rPr>
          <w:sz w:val="18"/>
          <w:szCs w:val="18"/>
        </w:rPr>
        <w:t>W. Tsang, J.</w:t>
      </w:r>
      <w:del w:id="1347" w:author="Author">
        <w:r w:rsidRPr="00441C2B" w:rsidDel="0097327D">
          <w:rPr>
            <w:sz w:val="18"/>
            <w:szCs w:val="18"/>
          </w:rPr>
          <w:delText xml:space="preserve"> </w:delText>
        </w:r>
      </w:del>
      <w:r w:rsidRPr="00441C2B">
        <w:rPr>
          <w:sz w:val="18"/>
          <w:szCs w:val="18"/>
        </w:rPr>
        <w:t>T. Kwak, and N. Rajpoot</w:t>
      </w:r>
      <w:del w:id="1348" w:author="Author">
        <w:r w:rsidRPr="00441C2B" w:rsidDel="0097327D">
          <w:rPr>
            <w:sz w:val="18"/>
            <w:szCs w:val="18"/>
          </w:rPr>
          <w:delText xml:space="preserve">. </w:delText>
        </w:r>
      </w:del>
      <w:ins w:id="1349" w:author="Author">
        <w:r w:rsidR="0097327D" w:rsidRPr="00441C2B">
          <w:rPr>
            <w:sz w:val="18"/>
            <w:szCs w:val="18"/>
          </w:rPr>
          <w:t>, “</w:t>
        </w:r>
      </w:ins>
      <w:r w:rsidRPr="00441C2B">
        <w:rPr>
          <w:sz w:val="18"/>
          <w:szCs w:val="18"/>
        </w:rPr>
        <w:t xml:space="preserve">Hover-net: Simultaneous </w:t>
      </w:r>
      <w:del w:id="1350" w:author="Author">
        <w:r w:rsidRPr="00441C2B" w:rsidDel="0097327D">
          <w:rPr>
            <w:sz w:val="18"/>
            <w:szCs w:val="18"/>
          </w:rPr>
          <w:delText xml:space="preserve">segmentation </w:delText>
        </w:r>
      </w:del>
      <w:ins w:id="1351" w:author="Author">
        <w:r w:rsidR="0097327D" w:rsidRPr="00441C2B">
          <w:rPr>
            <w:sz w:val="18"/>
            <w:szCs w:val="18"/>
          </w:rPr>
          <w:t xml:space="preserve">Segmentation </w:t>
        </w:r>
      </w:ins>
      <w:r w:rsidRPr="00441C2B">
        <w:rPr>
          <w:sz w:val="18"/>
          <w:szCs w:val="18"/>
        </w:rPr>
        <w:t xml:space="preserve">and </w:t>
      </w:r>
      <w:del w:id="1352" w:author="Author">
        <w:r w:rsidRPr="00441C2B" w:rsidDel="0097327D">
          <w:rPr>
            <w:sz w:val="18"/>
            <w:szCs w:val="18"/>
          </w:rPr>
          <w:delText xml:space="preserve">classification </w:delText>
        </w:r>
      </w:del>
      <w:ins w:id="1353" w:author="Author">
        <w:r w:rsidR="0097327D" w:rsidRPr="00441C2B">
          <w:rPr>
            <w:sz w:val="18"/>
            <w:szCs w:val="18"/>
          </w:rPr>
          <w:t xml:space="preserve">Classification </w:t>
        </w:r>
      </w:ins>
      <w:r w:rsidRPr="00441C2B">
        <w:rPr>
          <w:sz w:val="18"/>
          <w:szCs w:val="18"/>
        </w:rPr>
        <w:t xml:space="preserve">of </w:t>
      </w:r>
      <w:del w:id="1354" w:author="Author">
        <w:r w:rsidRPr="00441C2B" w:rsidDel="0097327D">
          <w:rPr>
            <w:sz w:val="18"/>
            <w:szCs w:val="18"/>
          </w:rPr>
          <w:delText xml:space="preserve">nuclei </w:delText>
        </w:r>
      </w:del>
      <w:ins w:id="1355" w:author="Author">
        <w:r w:rsidR="0097327D" w:rsidRPr="00441C2B">
          <w:rPr>
            <w:sz w:val="18"/>
            <w:szCs w:val="18"/>
          </w:rPr>
          <w:t xml:space="preserve">Nuclei </w:t>
        </w:r>
      </w:ins>
      <w:r w:rsidRPr="00441C2B">
        <w:rPr>
          <w:sz w:val="18"/>
          <w:szCs w:val="18"/>
        </w:rPr>
        <w:t xml:space="preserve">in </w:t>
      </w:r>
      <w:del w:id="1356" w:author="Author">
        <w:r w:rsidRPr="00441C2B" w:rsidDel="0097327D">
          <w:rPr>
            <w:sz w:val="18"/>
            <w:szCs w:val="18"/>
          </w:rPr>
          <w:delText>multi</w:delText>
        </w:r>
      </w:del>
      <w:ins w:id="1357" w:author="Author">
        <w:r w:rsidR="0097327D" w:rsidRPr="00441C2B">
          <w:rPr>
            <w:sz w:val="18"/>
            <w:szCs w:val="18"/>
          </w:rPr>
          <w:t>Multi</w:t>
        </w:r>
      </w:ins>
      <w:r w:rsidRPr="00441C2B">
        <w:rPr>
          <w:sz w:val="18"/>
          <w:szCs w:val="18"/>
        </w:rPr>
        <w:t>-</w:t>
      </w:r>
      <w:del w:id="1358" w:author="Author">
        <w:r w:rsidRPr="00441C2B" w:rsidDel="0097327D">
          <w:rPr>
            <w:sz w:val="18"/>
            <w:szCs w:val="18"/>
          </w:rPr>
          <w:delText xml:space="preserve">tissue </w:delText>
        </w:r>
      </w:del>
      <w:ins w:id="1359" w:author="Author">
        <w:r w:rsidR="0097327D" w:rsidRPr="00441C2B">
          <w:rPr>
            <w:sz w:val="18"/>
            <w:szCs w:val="18"/>
          </w:rPr>
          <w:t xml:space="preserve">Tissue </w:t>
        </w:r>
      </w:ins>
      <w:del w:id="1360" w:author="Author">
        <w:r w:rsidRPr="00441C2B" w:rsidDel="0097327D">
          <w:rPr>
            <w:sz w:val="18"/>
            <w:szCs w:val="18"/>
          </w:rPr>
          <w:delText xml:space="preserve">histology </w:delText>
        </w:r>
      </w:del>
      <w:ins w:id="1361" w:author="Author">
        <w:r w:rsidR="0097327D" w:rsidRPr="00441C2B">
          <w:rPr>
            <w:sz w:val="18"/>
            <w:szCs w:val="18"/>
          </w:rPr>
          <w:t xml:space="preserve">Histology </w:t>
        </w:r>
      </w:ins>
      <w:del w:id="1362" w:author="Author">
        <w:r w:rsidRPr="00441C2B" w:rsidDel="0097327D">
          <w:rPr>
            <w:sz w:val="18"/>
            <w:szCs w:val="18"/>
          </w:rPr>
          <w:delText>images</w:delText>
        </w:r>
      </w:del>
      <w:ins w:id="1363" w:author="Author">
        <w:r w:rsidR="0097327D" w:rsidRPr="00441C2B">
          <w:rPr>
            <w:sz w:val="18"/>
            <w:szCs w:val="18"/>
          </w:rPr>
          <w:t>Images</w:t>
        </w:r>
      </w:ins>
      <w:del w:id="1364" w:author="Author">
        <w:r w:rsidRPr="00441C2B" w:rsidDel="0097327D">
          <w:rPr>
            <w:sz w:val="18"/>
            <w:szCs w:val="18"/>
          </w:rPr>
          <w:delText xml:space="preserve">. </w:delText>
        </w:r>
      </w:del>
      <w:ins w:id="1365" w:author="Author">
        <w:r w:rsidR="0097327D" w:rsidRPr="00441C2B">
          <w:rPr>
            <w:sz w:val="18"/>
            <w:szCs w:val="18"/>
          </w:rPr>
          <w:t xml:space="preserve">,” </w:t>
        </w:r>
      </w:ins>
      <w:r w:rsidRPr="00441C2B">
        <w:rPr>
          <w:i/>
          <w:iCs/>
          <w:sz w:val="18"/>
          <w:szCs w:val="18"/>
          <w:rPrChange w:id="1366" w:author="Author">
            <w:rPr>
              <w:sz w:val="18"/>
              <w:szCs w:val="18"/>
            </w:rPr>
          </w:rPrChange>
        </w:rPr>
        <w:t>Medical Image Analysis</w:t>
      </w:r>
      <w:r w:rsidRPr="00441C2B">
        <w:rPr>
          <w:sz w:val="18"/>
          <w:szCs w:val="18"/>
        </w:rPr>
        <w:t xml:space="preserve">, </w:t>
      </w:r>
      <w:ins w:id="1367" w:author="Author">
        <w:r w:rsidR="0097327D" w:rsidRPr="00441C2B">
          <w:rPr>
            <w:sz w:val="18"/>
            <w:szCs w:val="18"/>
          </w:rPr>
          <w:t xml:space="preserve">vol. </w:t>
        </w:r>
      </w:ins>
      <w:r w:rsidRPr="00441C2B">
        <w:rPr>
          <w:sz w:val="18"/>
          <w:szCs w:val="18"/>
        </w:rPr>
        <w:t>58</w:t>
      </w:r>
      <w:del w:id="1368" w:author="Author">
        <w:r w:rsidRPr="00441C2B" w:rsidDel="0097327D">
          <w:rPr>
            <w:sz w:val="18"/>
            <w:szCs w:val="18"/>
          </w:rPr>
          <w:delText>:</w:delText>
        </w:r>
      </w:del>
      <w:ins w:id="1369" w:author="Author">
        <w:r w:rsidR="0097327D" w:rsidRPr="00441C2B">
          <w:rPr>
            <w:sz w:val="18"/>
            <w:szCs w:val="18"/>
          </w:rPr>
          <w:t xml:space="preserve">, pp. </w:t>
        </w:r>
      </w:ins>
      <w:r w:rsidRPr="00441C2B">
        <w:rPr>
          <w:sz w:val="18"/>
          <w:szCs w:val="18"/>
        </w:rPr>
        <w:t>101563, 2019.</w:t>
      </w:r>
    </w:p>
    <w:p w14:paraId="73FE5E68" w14:textId="77777777" w:rsidR="00BB204A" w:rsidRPr="00441C2B" w:rsidRDefault="00BB204A" w:rsidP="00BB204A">
      <w:pPr>
        <w:jc w:val="both"/>
        <w:rPr>
          <w:sz w:val="16"/>
          <w:szCs w:val="16"/>
        </w:rPr>
      </w:pPr>
    </w:p>
    <w:p w14:paraId="0078B8B1" w14:textId="53D003B0" w:rsidR="00BB204A" w:rsidRPr="00441C2B" w:rsidRDefault="00BB204A" w:rsidP="00BB204A">
      <w:pPr>
        <w:jc w:val="both"/>
        <w:rPr>
          <w:sz w:val="18"/>
        </w:rPr>
      </w:pPr>
      <w:r w:rsidRPr="00441C2B">
        <w:rPr>
          <w:sz w:val="18"/>
        </w:rPr>
        <w:t>[</w:t>
      </w:r>
      <w:r w:rsidR="0085750A" w:rsidRPr="00441C2B">
        <w:rPr>
          <w:sz w:val="18"/>
        </w:rPr>
        <w:t>4</w:t>
      </w:r>
      <w:r w:rsidRPr="00441C2B">
        <w:rPr>
          <w:sz w:val="18"/>
        </w:rPr>
        <w:t xml:space="preserve">] </w:t>
      </w:r>
      <w:ins w:id="1370" w:author="Author">
        <w:r w:rsidR="0097327D" w:rsidRPr="00441C2B">
          <w:rPr>
            <w:sz w:val="18"/>
          </w:rPr>
          <w:t xml:space="preserve">S. </w:t>
        </w:r>
      </w:ins>
      <w:r w:rsidRPr="00441C2B">
        <w:rPr>
          <w:sz w:val="18"/>
        </w:rPr>
        <w:t xml:space="preserve">Graham, </w:t>
      </w:r>
      <w:del w:id="1371" w:author="Author">
        <w:r w:rsidRPr="00441C2B" w:rsidDel="0097327D">
          <w:rPr>
            <w:sz w:val="18"/>
          </w:rPr>
          <w:delText xml:space="preserve">Simon, </w:delText>
        </w:r>
      </w:del>
      <w:r w:rsidRPr="00441C2B">
        <w:rPr>
          <w:sz w:val="18"/>
        </w:rPr>
        <w:t>et al.</w:t>
      </w:r>
      <w:ins w:id="1372" w:author="Author">
        <w:r w:rsidR="0097327D" w:rsidRPr="00441C2B">
          <w:rPr>
            <w:sz w:val="18"/>
          </w:rPr>
          <w:t>,</w:t>
        </w:r>
      </w:ins>
      <w:r w:rsidRPr="00441C2B">
        <w:rPr>
          <w:sz w:val="18"/>
        </w:rPr>
        <w:t xml:space="preserve"> </w:t>
      </w:r>
      <w:del w:id="1373" w:author="Author">
        <w:r w:rsidRPr="00441C2B" w:rsidDel="0097327D">
          <w:rPr>
            <w:sz w:val="18"/>
          </w:rPr>
          <w:delText>"</w:delText>
        </w:r>
      </w:del>
      <w:ins w:id="1374" w:author="Author">
        <w:r w:rsidR="0097327D" w:rsidRPr="00441C2B">
          <w:rPr>
            <w:sz w:val="18"/>
          </w:rPr>
          <w:t>“</w:t>
        </w:r>
      </w:ins>
      <w:proofErr w:type="spellStart"/>
      <w:r w:rsidRPr="00441C2B">
        <w:rPr>
          <w:sz w:val="18"/>
        </w:rPr>
        <w:t>CoNIC</w:t>
      </w:r>
      <w:proofErr w:type="spellEnd"/>
      <w:r w:rsidRPr="00441C2B">
        <w:rPr>
          <w:sz w:val="18"/>
        </w:rPr>
        <w:t>: Colon Nuclei Identification and Counting Challenge 2022</w:t>
      </w:r>
      <w:del w:id="1375" w:author="Author">
        <w:r w:rsidRPr="00441C2B" w:rsidDel="0097327D">
          <w:rPr>
            <w:sz w:val="18"/>
          </w:rPr>
          <w:delText xml:space="preserve">." </w:delText>
        </w:r>
      </w:del>
      <w:ins w:id="1376" w:author="Author">
        <w:r w:rsidR="0097327D" w:rsidRPr="00441C2B">
          <w:rPr>
            <w:sz w:val="18"/>
          </w:rPr>
          <w:t xml:space="preserve">.” </w:t>
        </w:r>
      </w:ins>
      <w:proofErr w:type="spellStart"/>
      <w:r w:rsidRPr="00441C2B">
        <w:rPr>
          <w:sz w:val="18"/>
        </w:rPr>
        <w:t>arXiv</w:t>
      </w:r>
      <w:proofErr w:type="spellEnd"/>
      <w:r w:rsidRPr="00441C2B">
        <w:rPr>
          <w:sz w:val="18"/>
        </w:rPr>
        <w:t xml:space="preserve"> preprint arXiv:2111.14485 (2021).</w:t>
      </w:r>
    </w:p>
    <w:p w14:paraId="325209FC" w14:textId="77777777" w:rsidR="00BB204A" w:rsidRPr="00441C2B" w:rsidRDefault="00BB204A" w:rsidP="00BB204A">
      <w:pPr>
        <w:jc w:val="both"/>
        <w:rPr>
          <w:sz w:val="14"/>
          <w:szCs w:val="14"/>
        </w:rPr>
      </w:pPr>
    </w:p>
    <w:p w14:paraId="1055DE6B" w14:textId="53E58C4C" w:rsidR="00BB204A" w:rsidRPr="00441C2B" w:rsidRDefault="00BB204A" w:rsidP="00BB204A">
      <w:pPr>
        <w:jc w:val="both"/>
        <w:rPr>
          <w:sz w:val="18"/>
        </w:rPr>
      </w:pPr>
      <w:r w:rsidRPr="00441C2B">
        <w:rPr>
          <w:sz w:val="18"/>
        </w:rPr>
        <w:t>[</w:t>
      </w:r>
      <w:r w:rsidR="0085750A" w:rsidRPr="00441C2B">
        <w:rPr>
          <w:sz w:val="18"/>
        </w:rPr>
        <w:t>5</w:t>
      </w:r>
      <w:r w:rsidRPr="00441C2B">
        <w:rPr>
          <w:sz w:val="18"/>
        </w:rPr>
        <w:t>] Z</w:t>
      </w:r>
      <w:ins w:id="1377" w:author="Author">
        <w:r w:rsidR="0097327D" w:rsidRPr="00441C2B">
          <w:rPr>
            <w:sz w:val="18"/>
          </w:rPr>
          <w:t>.</w:t>
        </w:r>
      </w:ins>
      <w:del w:id="1378" w:author="Author">
        <w:r w:rsidRPr="00441C2B" w:rsidDel="0097327D">
          <w:rPr>
            <w:sz w:val="18"/>
          </w:rPr>
          <w:delText>ongwei</w:delText>
        </w:r>
      </w:del>
      <w:r w:rsidRPr="00441C2B">
        <w:rPr>
          <w:sz w:val="18"/>
        </w:rPr>
        <w:t xml:space="preserve"> Zhou, </w:t>
      </w:r>
      <w:del w:id="1379" w:author="Author">
        <w:r w:rsidRPr="00441C2B" w:rsidDel="0097327D">
          <w:rPr>
            <w:sz w:val="18"/>
          </w:rPr>
          <w:delText xml:space="preserve">Md </w:delText>
        </w:r>
      </w:del>
      <w:ins w:id="1380" w:author="Author">
        <w:r w:rsidR="0097327D" w:rsidRPr="00441C2B">
          <w:rPr>
            <w:sz w:val="18"/>
          </w:rPr>
          <w:t>M.</w:t>
        </w:r>
      </w:ins>
      <w:del w:id="1381" w:author="Author">
        <w:r w:rsidRPr="00441C2B" w:rsidDel="0097327D">
          <w:rPr>
            <w:sz w:val="18"/>
          </w:rPr>
          <w:delText xml:space="preserve">Mahfuzur </w:delText>
        </w:r>
      </w:del>
      <w:ins w:id="1382" w:author="Author">
        <w:r w:rsidR="0097327D" w:rsidRPr="00441C2B">
          <w:rPr>
            <w:sz w:val="18"/>
          </w:rPr>
          <w:t>M.</w:t>
        </w:r>
      </w:ins>
      <w:del w:id="1383" w:author="Author">
        <w:r w:rsidRPr="00441C2B" w:rsidDel="0097327D">
          <w:rPr>
            <w:sz w:val="18"/>
          </w:rPr>
          <w:delText xml:space="preserve">Rahman </w:delText>
        </w:r>
      </w:del>
      <w:ins w:id="1384" w:author="Author">
        <w:r w:rsidR="0097327D" w:rsidRPr="00441C2B">
          <w:rPr>
            <w:sz w:val="18"/>
          </w:rPr>
          <w:t xml:space="preserve">R. </w:t>
        </w:r>
      </w:ins>
      <w:proofErr w:type="spellStart"/>
      <w:r w:rsidRPr="00441C2B">
        <w:rPr>
          <w:sz w:val="18"/>
        </w:rPr>
        <w:t>Siddiquee</w:t>
      </w:r>
      <w:proofErr w:type="spellEnd"/>
      <w:r w:rsidRPr="00441C2B">
        <w:rPr>
          <w:sz w:val="18"/>
        </w:rPr>
        <w:t xml:space="preserve">, </w:t>
      </w:r>
      <w:del w:id="1385" w:author="Author">
        <w:r w:rsidRPr="00441C2B" w:rsidDel="0097327D">
          <w:rPr>
            <w:sz w:val="18"/>
          </w:rPr>
          <w:delText xml:space="preserve">Nima </w:delText>
        </w:r>
      </w:del>
      <w:ins w:id="1386" w:author="Author">
        <w:r w:rsidR="0097327D" w:rsidRPr="00441C2B">
          <w:rPr>
            <w:sz w:val="18"/>
          </w:rPr>
          <w:t xml:space="preserve">N. </w:t>
        </w:r>
      </w:ins>
      <w:proofErr w:type="spellStart"/>
      <w:r w:rsidRPr="00441C2B">
        <w:rPr>
          <w:sz w:val="18"/>
        </w:rPr>
        <w:t>Tajbakhsh</w:t>
      </w:r>
      <w:proofErr w:type="spellEnd"/>
      <w:r w:rsidRPr="00441C2B">
        <w:rPr>
          <w:sz w:val="18"/>
        </w:rPr>
        <w:t xml:space="preserve">, </w:t>
      </w:r>
      <w:del w:id="1387" w:author="Author">
        <w:r w:rsidRPr="00441C2B" w:rsidDel="0097327D">
          <w:rPr>
            <w:sz w:val="18"/>
          </w:rPr>
          <w:delText xml:space="preserve">Jianming </w:delText>
        </w:r>
      </w:del>
      <w:ins w:id="1388" w:author="Author">
        <w:r w:rsidR="0097327D" w:rsidRPr="00441C2B">
          <w:rPr>
            <w:sz w:val="18"/>
          </w:rPr>
          <w:t xml:space="preserve">J. </w:t>
        </w:r>
      </w:ins>
      <w:r w:rsidRPr="00441C2B">
        <w:rPr>
          <w:sz w:val="18"/>
        </w:rPr>
        <w:t>Liang</w:t>
      </w:r>
      <w:del w:id="1389" w:author="Author">
        <w:r w:rsidRPr="00441C2B" w:rsidDel="0097327D">
          <w:rPr>
            <w:sz w:val="18"/>
          </w:rPr>
          <w:delText xml:space="preserve">. </w:delText>
        </w:r>
      </w:del>
      <w:ins w:id="1390" w:author="Author">
        <w:r w:rsidR="0097327D" w:rsidRPr="00441C2B">
          <w:rPr>
            <w:sz w:val="18"/>
          </w:rPr>
          <w:t>, “</w:t>
        </w:r>
      </w:ins>
      <w:proofErr w:type="spellStart"/>
      <w:r w:rsidRPr="00441C2B">
        <w:rPr>
          <w:sz w:val="18"/>
        </w:rPr>
        <w:t>UNet</w:t>
      </w:r>
      <w:proofErr w:type="spellEnd"/>
      <w:r w:rsidRPr="00441C2B">
        <w:rPr>
          <w:sz w:val="18"/>
        </w:rPr>
        <w:t>++: A Nested U-Net Architecture for Medical Image Segmentation</w:t>
      </w:r>
      <w:del w:id="1391" w:author="Author">
        <w:r w:rsidRPr="00441C2B" w:rsidDel="0097327D">
          <w:rPr>
            <w:sz w:val="18"/>
          </w:rPr>
          <w:delText xml:space="preserve">. </w:delText>
        </w:r>
      </w:del>
      <w:ins w:id="1392" w:author="Author">
        <w:r w:rsidR="0097327D" w:rsidRPr="00441C2B">
          <w:rPr>
            <w:sz w:val="18"/>
          </w:rPr>
          <w:t xml:space="preserve">,” </w:t>
        </w:r>
      </w:ins>
      <w:del w:id="1393" w:author="Author">
        <w:r w:rsidRPr="00441C2B" w:rsidDel="0097327D">
          <w:rPr>
            <w:sz w:val="18"/>
          </w:rPr>
          <w:delText xml:space="preserve">In </w:delText>
        </w:r>
      </w:del>
      <w:ins w:id="1394" w:author="Author">
        <w:r w:rsidR="0097327D" w:rsidRPr="00441C2B">
          <w:rPr>
            <w:sz w:val="18"/>
          </w:rPr>
          <w:t xml:space="preserve">in </w:t>
        </w:r>
      </w:ins>
      <w:r w:rsidRPr="00441C2B">
        <w:rPr>
          <w:i/>
          <w:iCs/>
          <w:sz w:val="18"/>
          <w:rPrChange w:id="1395" w:author="Author">
            <w:rPr>
              <w:sz w:val="18"/>
            </w:rPr>
          </w:rPrChange>
        </w:rPr>
        <w:t>CVPR</w:t>
      </w:r>
      <w:r w:rsidRPr="00441C2B">
        <w:rPr>
          <w:sz w:val="18"/>
        </w:rPr>
        <w:t>, 2018.</w:t>
      </w:r>
    </w:p>
    <w:p w14:paraId="494273FE" w14:textId="77777777" w:rsidR="00BB204A" w:rsidRPr="00441C2B" w:rsidRDefault="00BB204A" w:rsidP="00BB204A">
      <w:pPr>
        <w:jc w:val="both"/>
        <w:rPr>
          <w:sz w:val="16"/>
          <w:szCs w:val="16"/>
        </w:rPr>
      </w:pPr>
    </w:p>
    <w:p w14:paraId="1568B38D" w14:textId="1F5EFF1B" w:rsidR="00BB204A" w:rsidRPr="00441C2B" w:rsidRDefault="00BB204A" w:rsidP="00BB204A">
      <w:pPr>
        <w:jc w:val="both"/>
        <w:rPr>
          <w:sz w:val="18"/>
        </w:rPr>
      </w:pPr>
      <w:r w:rsidRPr="00441C2B">
        <w:rPr>
          <w:sz w:val="18"/>
        </w:rPr>
        <w:t>[</w:t>
      </w:r>
      <w:r w:rsidR="0085750A" w:rsidRPr="00441C2B">
        <w:rPr>
          <w:sz w:val="18"/>
        </w:rPr>
        <w:t>6</w:t>
      </w:r>
      <w:r w:rsidRPr="00441C2B">
        <w:rPr>
          <w:sz w:val="18"/>
        </w:rPr>
        <w:t xml:space="preserve">] </w:t>
      </w:r>
      <w:del w:id="1396" w:author="Author">
        <w:r w:rsidRPr="00441C2B" w:rsidDel="0097327D">
          <w:rPr>
            <w:sz w:val="18"/>
          </w:rPr>
          <w:delText xml:space="preserve">Mingxing </w:delText>
        </w:r>
      </w:del>
      <w:ins w:id="1397" w:author="Author">
        <w:r w:rsidR="0097327D" w:rsidRPr="00441C2B">
          <w:rPr>
            <w:sz w:val="18"/>
          </w:rPr>
          <w:t xml:space="preserve">M. </w:t>
        </w:r>
      </w:ins>
      <w:r w:rsidRPr="00441C2B">
        <w:rPr>
          <w:sz w:val="18"/>
        </w:rPr>
        <w:t xml:space="preserve">Tan, </w:t>
      </w:r>
      <w:del w:id="1398" w:author="Author">
        <w:r w:rsidRPr="00441C2B" w:rsidDel="0097327D">
          <w:rPr>
            <w:sz w:val="18"/>
          </w:rPr>
          <w:delText xml:space="preserve">Quoc </w:delText>
        </w:r>
      </w:del>
      <w:ins w:id="1399" w:author="Author">
        <w:r w:rsidR="0097327D" w:rsidRPr="00441C2B">
          <w:rPr>
            <w:sz w:val="18"/>
          </w:rPr>
          <w:t>Q.</w:t>
        </w:r>
      </w:ins>
      <w:r w:rsidRPr="00441C2B">
        <w:rPr>
          <w:sz w:val="18"/>
        </w:rPr>
        <w:t>V. Le</w:t>
      </w:r>
      <w:del w:id="1400" w:author="Author">
        <w:r w:rsidRPr="00441C2B" w:rsidDel="0097327D">
          <w:rPr>
            <w:sz w:val="18"/>
          </w:rPr>
          <w:delText xml:space="preserve">. </w:delText>
        </w:r>
      </w:del>
      <w:ins w:id="1401" w:author="Author">
        <w:r w:rsidR="0097327D" w:rsidRPr="00441C2B">
          <w:rPr>
            <w:sz w:val="18"/>
          </w:rPr>
          <w:t>, “</w:t>
        </w:r>
      </w:ins>
      <w:proofErr w:type="spellStart"/>
      <w:r w:rsidRPr="00441C2B">
        <w:rPr>
          <w:sz w:val="18"/>
        </w:rPr>
        <w:t>EfficientNet</w:t>
      </w:r>
      <w:proofErr w:type="spellEnd"/>
      <w:r w:rsidRPr="00441C2B">
        <w:rPr>
          <w:sz w:val="18"/>
        </w:rPr>
        <w:t>: Rethinking Model Scaling for Convolutional Neural Networks</w:t>
      </w:r>
      <w:del w:id="1402" w:author="Author">
        <w:r w:rsidRPr="00441C2B" w:rsidDel="0097327D">
          <w:rPr>
            <w:sz w:val="18"/>
          </w:rPr>
          <w:delText xml:space="preserve">. </w:delText>
        </w:r>
      </w:del>
      <w:ins w:id="1403" w:author="Author">
        <w:r w:rsidR="0097327D" w:rsidRPr="00441C2B">
          <w:rPr>
            <w:sz w:val="18"/>
          </w:rPr>
          <w:t xml:space="preserve">,” </w:t>
        </w:r>
      </w:ins>
      <w:del w:id="1404" w:author="Author">
        <w:r w:rsidRPr="00441C2B" w:rsidDel="0097327D">
          <w:rPr>
            <w:sz w:val="18"/>
          </w:rPr>
          <w:delText xml:space="preserve">In </w:delText>
        </w:r>
      </w:del>
      <w:ins w:id="1405" w:author="Author">
        <w:r w:rsidR="0097327D" w:rsidRPr="00441C2B">
          <w:rPr>
            <w:sz w:val="18"/>
          </w:rPr>
          <w:t xml:space="preserve">in </w:t>
        </w:r>
      </w:ins>
      <w:r w:rsidRPr="00441C2B">
        <w:rPr>
          <w:i/>
          <w:iCs/>
          <w:sz w:val="18"/>
          <w:rPrChange w:id="1406" w:author="Author">
            <w:rPr>
              <w:sz w:val="18"/>
            </w:rPr>
          </w:rPrChange>
        </w:rPr>
        <w:t>ICML</w:t>
      </w:r>
      <w:r w:rsidRPr="00441C2B">
        <w:rPr>
          <w:sz w:val="18"/>
        </w:rPr>
        <w:t>, 2019.</w:t>
      </w:r>
    </w:p>
    <w:p w14:paraId="6CBCE2F7" w14:textId="77777777" w:rsidR="00BB204A" w:rsidRPr="00441C2B" w:rsidRDefault="00BB204A" w:rsidP="00BB204A">
      <w:pPr>
        <w:jc w:val="both"/>
        <w:rPr>
          <w:sz w:val="16"/>
          <w:szCs w:val="16"/>
        </w:rPr>
      </w:pPr>
    </w:p>
    <w:p w14:paraId="3FADB3A0" w14:textId="3F7A06B7" w:rsidR="00EA0FBB" w:rsidRPr="00441C2B" w:rsidRDefault="00BB204A" w:rsidP="00EA0FBB">
      <w:pPr>
        <w:jc w:val="both"/>
        <w:rPr>
          <w:sz w:val="18"/>
          <w:szCs w:val="18"/>
        </w:rPr>
      </w:pPr>
      <w:r w:rsidRPr="00441C2B">
        <w:rPr>
          <w:sz w:val="18"/>
        </w:rPr>
        <w:t>[</w:t>
      </w:r>
      <w:r w:rsidR="0085750A" w:rsidRPr="00441C2B">
        <w:rPr>
          <w:sz w:val="18"/>
        </w:rPr>
        <w:t>7</w:t>
      </w:r>
      <w:r w:rsidRPr="00441C2B">
        <w:rPr>
          <w:sz w:val="18"/>
        </w:rPr>
        <w:t xml:space="preserve">] </w:t>
      </w:r>
      <w:del w:id="1407" w:author="Author">
        <w:r w:rsidRPr="00441C2B" w:rsidDel="0097327D">
          <w:rPr>
            <w:sz w:val="18"/>
          </w:rPr>
          <w:delText xml:space="preserve">Olga </w:delText>
        </w:r>
      </w:del>
      <w:ins w:id="1408" w:author="Author">
        <w:r w:rsidR="0097327D" w:rsidRPr="00441C2B">
          <w:rPr>
            <w:sz w:val="18"/>
          </w:rPr>
          <w:t xml:space="preserve">O. </w:t>
        </w:r>
      </w:ins>
      <w:proofErr w:type="spellStart"/>
      <w:r w:rsidRPr="00441C2B">
        <w:rPr>
          <w:sz w:val="18"/>
        </w:rPr>
        <w:t>Russakovsky</w:t>
      </w:r>
      <w:proofErr w:type="spellEnd"/>
      <w:r w:rsidRPr="00441C2B">
        <w:rPr>
          <w:sz w:val="18"/>
        </w:rPr>
        <w:t xml:space="preserve">, </w:t>
      </w:r>
      <w:del w:id="1409" w:author="Author">
        <w:r w:rsidRPr="00441C2B" w:rsidDel="0097327D">
          <w:rPr>
            <w:sz w:val="18"/>
          </w:rPr>
          <w:delText xml:space="preserve">Jia </w:delText>
        </w:r>
      </w:del>
      <w:ins w:id="1410" w:author="Author">
        <w:r w:rsidR="0097327D" w:rsidRPr="00441C2B">
          <w:rPr>
            <w:sz w:val="18"/>
          </w:rPr>
          <w:t xml:space="preserve">J. </w:t>
        </w:r>
      </w:ins>
      <w:r w:rsidRPr="00441C2B">
        <w:rPr>
          <w:sz w:val="18"/>
        </w:rPr>
        <w:t xml:space="preserve">Deng, </w:t>
      </w:r>
      <w:del w:id="1411" w:author="Author">
        <w:r w:rsidRPr="00441C2B" w:rsidDel="0097327D">
          <w:rPr>
            <w:sz w:val="18"/>
          </w:rPr>
          <w:delText xml:space="preserve">Hao </w:delText>
        </w:r>
      </w:del>
      <w:ins w:id="1412" w:author="Author">
        <w:r w:rsidR="0097327D" w:rsidRPr="00441C2B">
          <w:rPr>
            <w:sz w:val="18"/>
          </w:rPr>
          <w:t xml:space="preserve">H. </w:t>
        </w:r>
      </w:ins>
      <w:proofErr w:type="spellStart"/>
      <w:r w:rsidRPr="00441C2B">
        <w:rPr>
          <w:sz w:val="18"/>
        </w:rPr>
        <w:t>Su</w:t>
      </w:r>
      <w:proofErr w:type="spellEnd"/>
      <w:r w:rsidRPr="00441C2B">
        <w:rPr>
          <w:sz w:val="18"/>
        </w:rPr>
        <w:t xml:space="preserve">, </w:t>
      </w:r>
      <w:del w:id="1413" w:author="Author">
        <w:r w:rsidRPr="00441C2B" w:rsidDel="0097327D">
          <w:rPr>
            <w:sz w:val="18"/>
          </w:rPr>
          <w:delText xml:space="preserve">Jonathan </w:delText>
        </w:r>
      </w:del>
      <w:ins w:id="1414" w:author="Author">
        <w:r w:rsidR="0097327D" w:rsidRPr="00441C2B">
          <w:rPr>
            <w:sz w:val="18"/>
          </w:rPr>
          <w:t xml:space="preserve">J. </w:t>
        </w:r>
      </w:ins>
      <w:r w:rsidRPr="00441C2B">
        <w:rPr>
          <w:sz w:val="18"/>
        </w:rPr>
        <w:t xml:space="preserve">Krause, </w:t>
      </w:r>
      <w:del w:id="1415" w:author="Author">
        <w:r w:rsidRPr="00441C2B" w:rsidDel="0097327D">
          <w:rPr>
            <w:sz w:val="18"/>
          </w:rPr>
          <w:delText xml:space="preserve">Sanjeev </w:delText>
        </w:r>
      </w:del>
      <w:ins w:id="1416" w:author="Author">
        <w:r w:rsidR="0097327D" w:rsidRPr="00441C2B">
          <w:rPr>
            <w:sz w:val="18"/>
          </w:rPr>
          <w:t xml:space="preserve">S. </w:t>
        </w:r>
      </w:ins>
      <w:r w:rsidRPr="00441C2B">
        <w:rPr>
          <w:sz w:val="18"/>
        </w:rPr>
        <w:t xml:space="preserve">Satheesh, </w:t>
      </w:r>
      <w:del w:id="1417" w:author="Author">
        <w:r w:rsidRPr="00441C2B" w:rsidDel="0097327D">
          <w:rPr>
            <w:sz w:val="18"/>
          </w:rPr>
          <w:delText xml:space="preserve">Sean </w:delText>
        </w:r>
      </w:del>
      <w:ins w:id="1418" w:author="Author">
        <w:r w:rsidR="0097327D" w:rsidRPr="00441C2B">
          <w:rPr>
            <w:sz w:val="18"/>
          </w:rPr>
          <w:t xml:space="preserve">S. </w:t>
        </w:r>
      </w:ins>
      <w:r w:rsidRPr="00441C2B">
        <w:rPr>
          <w:sz w:val="18"/>
        </w:rPr>
        <w:t xml:space="preserve">Ma, </w:t>
      </w:r>
      <w:del w:id="1419" w:author="Author">
        <w:r w:rsidRPr="00441C2B" w:rsidDel="0097327D">
          <w:rPr>
            <w:sz w:val="18"/>
          </w:rPr>
          <w:delText xml:space="preserve">Zhiheng </w:delText>
        </w:r>
      </w:del>
      <w:ins w:id="1420" w:author="Author">
        <w:r w:rsidR="0097327D" w:rsidRPr="00441C2B">
          <w:rPr>
            <w:sz w:val="18"/>
          </w:rPr>
          <w:t xml:space="preserve">Z. </w:t>
        </w:r>
      </w:ins>
      <w:r w:rsidRPr="00441C2B">
        <w:rPr>
          <w:sz w:val="18"/>
        </w:rPr>
        <w:t xml:space="preserve">Huang, </w:t>
      </w:r>
      <w:del w:id="1421" w:author="Author">
        <w:r w:rsidRPr="00441C2B" w:rsidDel="0097327D">
          <w:rPr>
            <w:sz w:val="18"/>
          </w:rPr>
          <w:delText xml:space="preserve">Andrej </w:delText>
        </w:r>
      </w:del>
      <w:ins w:id="1422" w:author="Author">
        <w:r w:rsidR="0097327D" w:rsidRPr="00441C2B">
          <w:rPr>
            <w:sz w:val="18"/>
          </w:rPr>
          <w:t xml:space="preserve">A. </w:t>
        </w:r>
      </w:ins>
      <w:proofErr w:type="spellStart"/>
      <w:r w:rsidRPr="00441C2B">
        <w:rPr>
          <w:sz w:val="18"/>
        </w:rPr>
        <w:t>Karpathy</w:t>
      </w:r>
      <w:proofErr w:type="spellEnd"/>
      <w:r w:rsidRPr="00441C2B">
        <w:rPr>
          <w:sz w:val="18"/>
        </w:rPr>
        <w:t xml:space="preserve">, </w:t>
      </w:r>
      <w:del w:id="1423" w:author="Author">
        <w:r w:rsidRPr="00441C2B" w:rsidDel="0097327D">
          <w:rPr>
            <w:sz w:val="18"/>
          </w:rPr>
          <w:delText xml:space="preserve">Aditya </w:delText>
        </w:r>
      </w:del>
      <w:ins w:id="1424" w:author="Author">
        <w:r w:rsidR="0097327D" w:rsidRPr="00441C2B">
          <w:rPr>
            <w:sz w:val="18"/>
          </w:rPr>
          <w:t xml:space="preserve">A. </w:t>
        </w:r>
      </w:ins>
      <w:r w:rsidRPr="00441C2B">
        <w:rPr>
          <w:sz w:val="18"/>
        </w:rPr>
        <w:t xml:space="preserve">Khosla, </w:t>
      </w:r>
      <w:del w:id="1425" w:author="Author">
        <w:r w:rsidRPr="00441C2B" w:rsidDel="0097327D">
          <w:rPr>
            <w:sz w:val="18"/>
          </w:rPr>
          <w:delText xml:space="preserve">Michael </w:delText>
        </w:r>
      </w:del>
      <w:ins w:id="1426" w:author="Author">
        <w:r w:rsidR="0097327D" w:rsidRPr="00441C2B">
          <w:rPr>
            <w:sz w:val="18"/>
          </w:rPr>
          <w:t xml:space="preserve">M. </w:t>
        </w:r>
      </w:ins>
      <w:r w:rsidRPr="00441C2B">
        <w:rPr>
          <w:sz w:val="18"/>
        </w:rPr>
        <w:t>Bernstein, et al.</w:t>
      </w:r>
      <w:ins w:id="1427" w:author="Author">
        <w:r w:rsidR="0097327D" w:rsidRPr="00441C2B">
          <w:rPr>
            <w:sz w:val="18"/>
          </w:rPr>
          <w:t>,</w:t>
        </w:r>
      </w:ins>
      <w:r w:rsidRPr="00441C2B">
        <w:rPr>
          <w:sz w:val="18"/>
        </w:rPr>
        <w:t xml:space="preserve"> </w:t>
      </w:r>
      <w:ins w:id="1428" w:author="Author">
        <w:r w:rsidR="0097327D" w:rsidRPr="00441C2B">
          <w:rPr>
            <w:sz w:val="18"/>
          </w:rPr>
          <w:t>“</w:t>
        </w:r>
      </w:ins>
      <w:proofErr w:type="spellStart"/>
      <w:r w:rsidRPr="00441C2B">
        <w:rPr>
          <w:sz w:val="18"/>
        </w:rPr>
        <w:t>Imagenet</w:t>
      </w:r>
      <w:proofErr w:type="spellEnd"/>
      <w:r w:rsidRPr="00441C2B">
        <w:rPr>
          <w:sz w:val="18"/>
        </w:rPr>
        <w:t xml:space="preserve"> </w:t>
      </w:r>
      <w:del w:id="1429" w:author="Author">
        <w:r w:rsidRPr="00441C2B" w:rsidDel="0097327D">
          <w:rPr>
            <w:sz w:val="18"/>
          </w:rPr>
          <w:delText xml:space="preserve">large </w:delText>
        </w:r>
      </w:del>
      <w:ins w:id="1430" w:author="Author">
        <w:r w:rsidR="0097327D" w:rsidRPr="00441C2B">
          <w:rPr>
            <w:sz w:val="18"/>
          </w:rPr>
          <w:t xml:space="preserve">Large </w:t>
        </w:r>
      </w:ins>
      <w:del w:id="1431" w:author="Author">
        <w:r w:rsidRPr="00441C2B" w:rsidDel="0097327D">
          <w:rPr>
            <w:sz w:val="18"/>
          </w:rPr>
          <w:delText xml:space="preserve">scale </w:delText>
        </w:r>
      </w:del>
      <w:ins w:id="1432" w:author="Author">
        <w:r w:rsidR="0097327D" w:rsidRPr="00441C2B">
          <w:rPr>
            <w:sz w:val="18"/>
          </w:rPr>
          <w:t xml:space="preserve">Scale </w:t>
        </w:r>
      </w:ins>
      <w:del w:id="1433" w:author="Author">
        <w:r w:rsidRPr="00441C2B" w:rsidDel="0097327D">
          <w:rPr>
            <w:sz w:val="18"/>
          </w:rPr>
          <w:delText xml:space="preserve">visual </w:delText>
        </w:r>
      </w:del>
      <w:ins w:id="1434" w:author="Author">
        <w:r w:rsidR="0097327D" w:rsidRPr="00441C2B">
          <w:rPr>
            <w:sz w:val="18"/>
          </w:rPr>
          <w:t xml:space="preserve">Visual </w:t>
        </w:r>
      </w:ins>
      <w:del w:id="1435" w:author="Author">
        <w:r w:rsidRPr="00441C2B" w:rsidDel="0097327D">
          <w:rPr>
            <w:sz w:val="18"/>
            <w:szCs w:val="18"/>
          </w:rPr>
          <w:delText xml:space="preserve">recognition </w:delText>
        </w:r>
      </w:del>
      <w:ins w:id="1436" w:author="Author">
        <w:r w:rsidR="0097327D" w:rsidRPr="00441C2B">
          <w:rPr>
            <w:sz w:val="18"/>
            <w:szCs w:val="18"/>
          </w:rPr>
          <w:t xml:space="preserve">Recognition </w:t>
        </w:r>
      </w:ins>
      <w:del w:id="1437" w:author="Author">
        <w:r w:rsidRPr="00441C2B" w:rsidDel="0097327D">
          <w:rPr>
            <w:sz w:val="18"/>
            <w:szCs w:val="18"/>
          </w:rPr>
          <w:delText>challenge</w:delText>
        </w:r>
      </w:del>
      <w:ins w:id="1438" w:author="Author">
        <w:r w:rsidR="0097327D" w:rsidRPr="00441C2B">
          <w:rPr>
            <w:sz w:val="18"/>
            <w:szCs w:val="18"/>
          </w:rPr>
          <w:t>Challenge</w:t>
        </w:r>
      </w:ins>
      <w:del w:id="1439" w:author="Author">
        <w:r w:rsidRPr="00441C2B" w:rsidDel="0097327D">
          <w:rPr>
            <w:sz w:val="18"/>
            <w:szCs w:val="18"/>
          </w:rPr>
          <w:delText xml:space="preserve">. </w:delText>
        </w:r>
      </w:del>
      <w:ins w:id="1440" w:author="Author">
        <w:r w:rsidR="0097327D" w:rsidRPr="00441C2B">
          <w:rPr>
            <w:sz w:val="18"/>
            <w:szCs w:val="18"/>
          </w:rPr>
          <w:t xml:space="preserve">,” </w:t>
        </w:r>
      </w:ins>
      <w:del w:id="1441" w:author="Author">
        <w:r w:rsidRPr="00441C2B" w:rsidDel="0097327D">
          <w:rPr>
            <w:sz w:val="18"/>
            <w:szCs w:val="18"/>
          </w:rPr>
          <w:delText xml:space="preserve">In </w:delText>
        </w:r>
      </w:del>
      <w:ins w:id="1442" w:author="Author">
        <w:r w:rsidR="0097327D" w:rsidRPr="00441C2B">
          <w:rPr>
            <w:sz w:val="18"/>
            <w:szCs w:val="18"/>
          </w:rPr>
          <w:t xml:space="preserve">in </w:t>
        </w:r>
      </w:ins>
      <w:r w:rsidRPr="00441C2B">
        <w:rPr>
          <w:i/>
          <w:iCs/>
          <w:sz w:val="18"/>
          <w:szCs w:val="18"/>
          <w:rPrChange w:id="1443" w:author="Author">
            <w:rPr>
              <w:sz w:val="18"/>
              <w:szCs w:val="18"/>
            </w:rPr>
          </w:rPrChange>
        </w:rPr>
        <w:t>IJCV</w:t>
      </w:r>
      <w:r w:rsidRPr="00441C2B">
        <w:rPr>
          <w:sz w:val="18"/>
          <w:szCs w:val="18"/>
        </w:rPr>
        <w:t>, 2015.</w:t>
      </w:r>
    </w:p>
    <w:p w14:paraId="6DCBC1F2" w14:textId="77777777" w:rsidR="00EA0FBB" w:rsidRPr="00441C2B" w:rsidRDefault="00EA0FBB" w:rsidP="00EA0FBB">
      <w:pPr>
        <w:jc w:val="both"/>
        <w:rPr>
          <w:sz w:val="16"/>
          <w:szCs w:val="16"/>
        </w:rPr>
      </w:pPr>
    </w:p>
    <w:p w14:paraId="58B7B811" w14:textId="798DA29A" w:rsidR="00BB204A" w:rsidRDefault="00BB204A" w:rsidP="00EA0FBB">
      <w:pPr>
        <w:jc w:val="both"/>
        <w:rPr>
          <w:ins w:id="1444" w:author="안희영" w:date="2022-04-14T11:01:00Z"/>
          <w:sz w:val="18"/>
          <w:szCs w:val="18"/>
        </w:rPr>
      </w:pPr>
      <w:r w:rsidRPr="00441C2B">
        <w:rPr>
          <w:sz w:val="18"/>
          <w:szCs w:val="18"/>
        </w:rPr>
        <w:t>[</w:t>
      </w:r>
      <w:r w:rsidR="0085750A" w:rsidRPr="00441C2B">
        <w:rPr>
          <w:sz w:val="18"/>
          <w:szCs w:val="18"/>
        </w:rPr>
        <w:t>8</w:t>
      </w:r>
      <w:r w:rsidRPr="00441C2B">
        <w:rPr>
          <w:sz w:val="18"/>
          <w:szCs w:val="18"/>
        </w:rPr>
        <w:t xml:space="preserve">] </w:t>
      </w:r>
      <w:del w:id="1445" w:author="Author">
        <w:r w:rsidRPr="00441C2B" w:rsidDel="0097327D">
          <w:rPr>
            <w:sz w:val="18"/>
            <w:szCs w:val="18"/>
          </w:rPr>
          <w:delText xml:space="preserve">Liyuan </w:delText>
        </w:r>
      </w:del>
      <w:ins w:id="1446" w:author="Author">
        <w:r w:rsidR="0097327D" w:rsidRPr="00441C2B">
          <w:rPr>
            <w:sz w:val="18"/>
            <w:szCs w:val="18"/>
          </w:rPr>
          <w:t xml:space="preserve">L. </w:t>
        </w:r>
      </w:ins>
      <w:r w:rsidRPr="00441C2B">
        <w:rPr>
          <w:sz w:val="18"/>
          <w:szCs w:val="18"/>
        </w:rPr>
        <w:t xml:space="preserve">Liu, </w:t>
      </w:r>
      <w:del w:id="1447" w:author="Author">
        <w:r w:rsidRPr="00441C2B" w:rsidDel="0097327D">
          <w:rPr>
            <w:sz w:val="18"/>
            <w:szCs w:val="18"/>
          </w:rPr>
          <w:delText xml:space="preserve">Haoming </w:delText>
        </w:r>
      </w:del>
      <w:ins w:id="1448" w:author="Author">
        <w:r w:rsidR="0097327D" w:rsidRPr="00441C2B">
          <w:rPr>
            <w:sz w:val="18"/>
            <w:szCs w:val="18"/>
          </w:rPr>
          <w:t xml:space="preserve">H. </w:t>
        </w:r>
      </w:ins>
      <w:r w:rsidRPr="00441C2B">
        <w:rPr>
          <w:sz w:val="18"/>
          <w:szCs w:val="18"/>
        </w:rPr>
        <w:t xml:space="preserve">Jiang, </w:t>
      </w:r>
      <w:del w:id="1449" w:author="Author">
        <w:r w:rsidRPr="00441C2B" w:rsidDel="0097327D">
          <w:rPr>
            <w:sz w:val="18"/>
            <w:szCs w:val="18"/>
          </w:rPr>
          <w:delText xml:space="preserve">Pengcheng </w:delText>
        </w:r>
      </w:del>
      <w:ins w:id="1450" w:author="Author">
        <w:r w:rsidR="0097327D" w:rsidRPr="00441C2B">
          <w:rPr>
            <w:sz w:val="18"/>
            <w:szCs w:val="18"/>
          </w:rPr>
          <w:t xml:space="preserve">P. </w:t>
        </w:r>
      </w:ins>
      <w:r w:rsidRPr="00441C2B">
        <w:rPr>
          <w:sz w:val="18"/>
          <w:szCs w:val="18"/>
        </w:rPr>
        <w:t xml:space="preserve">He, </w:t>
      </w:r>
      <w:del w:id="1451" w:author="Author">
        <w:r w:rsidRPr="00441C2B" w:rsidDel="0097327D">
          <w:rPr>
            <w:sz w:val="18"/>
            <w:szCs w:val="18"/>
          </w:rPr>
          <w:delText xml:space="preserve">Weizhu </w:delText>
        </w:r>
      </w:del>
      <w:ins w:id="1452" w:author="Author">
        <w:r w:rsidR="0097327D" w:rsidRPr="00441C2B">
          <w:rPr>
            <w:sz w:val="18"/>
            <w:szCs w:val="18"/>
          </w:rPr>
          <w:t xml:space="preserve">W. </w:t>
        </w:r>
      </w:ins>
      <w:r w:rsidRPr="00441C2B">
        <w:rPr>
          <w:sz w:val="18"/>
          <w:szCs w:val="18"/>
        </w:rPr>
        <w:t xml:space="preserve">Chen, </w:t>
      </w:r>
      <w:del w:id="1453" w:author="Author">
        <w:r w:rsidRPr="00441C2B" w:rsidDel="0097327D">
          <w:rPr>
            <w:sz w:val="18"/>
            <w:szCs w:val="18"/>
          </w:rPr>
          <w:delText xml:space="preserve">Xiaodong </w:delText>
        </w:r>
      </w:del>
      <w:ins w:id="1454" w:author="Author">
        <w:r w:rsidR="0097327D" w:rsidRPr="00441C2B">
          <w:rPr>
            <w:sz w:val="18"/>
            <w:szCs w:val="18"/>
          </w:rPr>
          <w:t xml:space="preserve">X. </w:t>
        </w:r>
      </w:ins>
      <w:r w:rsidRPr="00441C2B">
        <w:rPr>
          <w:sz w:val="18"/>
          <w:szCs w:val="18"/>
        </w:rPr>
        <w:t xml:space="preserve">Liu, </w:t>
      </w:r>
      <w:del w:id="1455" w:author="Author">
        <w:r w:rsidRPr="00441C2B" w:rsidDel="0097327D">
          <w:rPr>
            <w:sz w:val="18"/>
            <w:szCs w:val="18"/>
          </w:rPr>
          <w:delText xml:space="preserve">Jianfeng </w:delText>
        </w:r>
      </w:del>
      <w:ins w:id="1456" w:author="Author">
        <w:r w:rsidR="0097327D" w:rsidRPr="00441C2B">
          <w:rPr>
            <w:sz w:val="18"/>
            <w:szCs w:val="18"/>
          </w:rPr>
          <w:t xml:space="preserve">J. </w:t>
        </w:r>
      </w:ins>
      <w:r w:rsidRPr="00441C2B">
        <w:rPr>
          <w:sz w:val="18"/>
          <w:szCs w:val="18"/>
        </w:rPr>
        <w:t xml:space="preserve">Gao, </w:t>
      </w:r>
      <w:ins w:id="1457" w:author="Author">
        <w:r w:rsidR="0097327D" w:rsidRPr="00441C2B">
          <w:rPr>
            <w:sz w:val="18"/>
            <w:szCs w:val="18"/>
          </w:rPr>
          <w:t xml:space="preserve">and </w:t>
        </w:r>
      </w:ins>
      <w:del w:id="1458" w:author="Author">
        <w:r w:rsidRPr="00441C2B" w:rsidDel="0097327D">
          <w:rPr>
            <w:sz w:val="18"/>
            <w:szCs w:val="18"/>
          </w:rPr>
          <w:delText xml:space="preserve">Jiawei </w:delText>
        </w:r>
      </w:del>
      <w:ins w:id="1459" w:author="Author">
        <w:r w:rsidR="0097327D" w:rsidRPr="00441C2B">
          <w:rPr>
            <w:sz w:val="18"/>
            <w:szCs w:val="18"/>
          </w:rPr>
          <w:t xml:space="preserve">J. </w:t>
        </w:r>
      </w:ins>
      <w:r w:rsidRPr="00441C2B">
        <w:rPr>
          <w:sz w:val="18"/>
          <w:szCs w:val="18"/>
        </w:rPr>
        <w:t>Han</w:t>
      </w:r>
      <w:del w:id="1460" w:author="Author">
        <w:r w:rsidRPr="00441C2B" w:rsidDel="0097327D">
          <w:rPr>
            <w:sz w:val="18"/>
            <w:szCs w:val="18"/>
          </w:rPr>
          <w:delText xml:space="preserve">. </w:delText>
        </w:r>
      </w:del>
      <w:ins w:id="1461" w:author="Author">
        <w:r w:rsidR="0097327D" w:rsidRPr="00441C2B">
          <w:rPr>
            <w:sz w:val="18"/>
            <w:szCs w:val="18"/>
          </w:rPr>
          <w:t>, “</w:t>
        </w:r>
      </w:ins>
      <w:r w:rsidRPr="00441C2B">
        <w:rPr>
          <w:sz w:val="18"/>
          <w:szCs w:val="18"/>
        </w:rPr>
        <w:t>On the Variance of the Adaptive Learning Rate and Beyond</w:t>
      </w:r>
      <w:del w:id="1462" w:author="Author">
        <w:r w:rsidRPr="00441C2B" w:rsidDel="0097327D">
          <w:rPr>
            <w:sz w:val="18"/>
            <w:szCs w:val="18"/>
          </w:rPr>
          <w:delText xml:space="preserve">. </w:delText>
        </w:r>
      </w:del>
      <w:ins w:id="1463" w:author="Author">
        <w:r w:rsidR="0097327D" w:rsidRPr="00441C2B">
          <w:rPr>
            <w:sz w:val="18"/>
            <w:szCs w:val="18"/>
          </w:rPr>
          <w:t xml:space="preserve">,” </w:t>
        </w:r>
      </w:ins>
      <w:del w:id="1464" w:author="Author">
        <w:r w:rsidRPr="00441C2B" w:rsidDel="0097327D">
          <w:rPr>
            <w:sz w:val="18"/>
            <w:szCs w:val="18"/>
          </w:rPr>
          <w:delText xml:space="preserve">In </w:delText>
        </w:r>
      </w:del>
      <w:ins w:id="1465" w:author="Author">
        <w:r w:rsidR="0097327D" w:rsidRPr="00441C2B">
          <w:rPr>
            <w:sz w:val="18"/>
            <w:szCs w:val="18"/>
          </w:rPr>
          <w:t xml:space="preserve">in </w:t>
        </w:r>
      </w:ins>
      <w:r w:rsidRPr="00441C2B">
        <w:rPr>
          <w:i/>
          <w:iCs/>
          <w:sz w:val="18"/>
          <w:szCs w:val="18"/>
          <w:rPrChange w:id="1466" w:author="Author">
            <w:rPr>
              <w:sz w:val="18"/>
              <w:szCs w:val="18"/>
            </w:rPr>
          </w:rPrChange>
        </w:rPr>
        <w:t>ICLR</w:t>
      </w:r>
      <w:r w:rsidRPr="00441C2B">
        <w:rPr>
          <w:sz w:val="18"/>
          <w:szCs w:val="18"/>
        </w:rPr>
        <w:t>, 2019.</w:t>
      </w:r>
    </w:p>
    <w:p w14:paraId="49A3E72E" w14:textId="2FE8A5A8" w:rsidR="0074252F" w:rsidRDefault="0074252F" w:rsidP="00EA0FBB">
      <w:pPr>
        <w:jc w:val="both"/>
        <w:rPr>
          <w:ins w:id="1467" w:author="안희영" w:date="2022-04-14T11:01:00Z"/>
          <w:sz w:val="18"/>
          <w:szCs w:val="18"/>
        </w:rPr>
      </w:pPr>
    </w:p>
    <w:p w14:paraId="6A54E167" w14:textId="77777777" w:rsidR="0074252F" w:rsidRPr="00441C2B" w:rsidRDefault="0074252F" w:rsidP="00EA0FBB">
      <w:pPr>
        <w:jc w:val="both"/>
        <w:rPr>
          <w:sz w:val="18"/>
          <w:szCs w:val="18"/>
        </w:rPr>
      </w:pPr>
    </w:p>
    <w:sectPr w:rsidR="0074252F" w:rsidRPr="00441C2B">
      <w:type w:val="continuous"/>
      <w:pgSz w:w="12240" w:h="15840" w:code="1"/>
      <w:pgMar w:top="1411" w:right="1080" w:bottom="1411" w:left="1080" w:header="720" w:footer="720" w:gutter="0"/>
      <w:cols w:num="2" w:space="346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4" w:author="Author" w:initials="A">
    <w:p w14:paraId="73C8100D" w14:textId="77777777" w:rsidR="00D05980" w:rsidRPr="00441C2B" w:rsidRDefault="00D05980" w:rsidP="00D05980">
      <w:pPr>
        <w:pStyle w:val="af0"/>
      </w:pPr>
      <w:r>
        <w:rPr>
          <w:rStyle w:val="affa"/>
        </w:rPr>
        <w:annotationRef/>
      </w:r>
      <w:r w:rsidRPr="00441C2B">
        <w:t>Dear Author,</w:t>
      </w:r>
    </w:p>
    <w:p w14:paraId="5D1CBB81" w14:textId="77777777" w:rsidR="00D05980" w:rsidRPr="00441C2B" w:rsidRDefault="00D05980" w:rsidP="00D05980">
      <w:pPr>
        <w:pStyle w:val="af0"/>
      </w:pPr>
    </w:p>
    <w:p w14:paraId="32523C93" w14:textId="77777777" w:rsidR="00D05980" w:rsidRDefault="00D05980" w:rsidP="00D05980">
      <w:pPr>
        <w:pStyle w:val="af0"/>
      </w:pPr>
      <w:r w:rsidRPr="00441C2B">
        <w:t>Thank you for choosing to use our English Editing Service for the first time. I have ensured that my work meets the scope of this service, and I look forward to receiving your feedback regarding my work on this manuscript.</w:t>
      </w:r>
    </w:p>
  </w:comment>
  <w:comment w:id="5" w:author="Author" w:initials="A">
    <w:p w14:paraId="17EA9EC8" w14:textId="77777777" w:rsidR="00D05980" w:rsidRPr="00441C2B" w:rsidRDefault="00D05980" w:rsidP="00D05980">
      <w:pPr>
        <w:pStyle w:val="af0"/>
      </w:pPr>
      <w:r>
        <w:rPr>
          <w:rStyle w:val="affa"/>
        </w:rPr>
        <w:annotationRef/>
      </w:r>
      <w:r w:rsidRPr="00441C2B">
        <w:t>I have also checked the manuscript for conformance with the formatting guidelines provided. In the cases where additional information is required from you, I have added comments to bring them to your attention.</w:t>
      </w:r>
    </w:p>
    <w:p w14:paraId="1EDA2E28" w14:textId="77777777" w:rsidR="00D05980" w:rsidRPr="00441C2B" w:rsidRDefault="00D05980" w:rsidP="00D05980">
      <w:pPr>
        <w:pStyle w:val="af0"/>
      </w:pPr>
      <w:r w:rsidRPr="00441C2B">
        <w:t>Should you have any concerns, please feel free to get back to me.</w:t>
      </w:r>
    </w:p>
    <w:p w14:paraId="332983A8" w14:textId="77777777" w:rsidR="00D05980" w:rsidRDefault="00D05980" w:rsidP="00D05980">
      <w:pPr>
        <w:pStyle w:val="af0"/>
      </w:pPr>
      <w:r w:rsidRPr="00441C2B">
        <w:t>My best wishes for your success with the manuscript.</w:t>
      </w:r>
    </w:p>
  </w:comment>
  <w:comment w:id="6" w:author="Author" w:initials="A">
    <w:p w14:paraId="5AAC96AD" w14:textId="77777777" w:rsidR="00D05980" w:rsidRDefault="00D05980" w:rsidP="00D05980">
      <w:pPr>
        <w:pStyle w:val="af0"/>
      </w:pPr>
      <w:r>
        <w:rPr>
          <w:rStyle w:val="affa"/>
        </w:rPr>
        <w:annotationRef/>
      </w:r>
      <w:r w:rsidRPr="00441C2B">
        <w:t>I notice that the article has already been set in the required template.</w:t>
      </w:r>
    </w:p>
  </w:comment>
  <w:comment w:id="11" w:author="Author" w:initials="A">
    <w:p w14:paraId="2A1D521A" w14:textId="77777777" w:rsidR="00D05980" w:rsidRDefault="00D05980" w:rsidP="00D05980">
      <w:pPr>
        <w:pStyle w:val="af0"/>
      </w:pPr>
      <w:r>
        <w:rPr>
          <w:rStyle w:val="affa"/>
        </w:rPr>
        <w:annotationRef/>
      </w:r>
      <w:r w:rsidRPr="00441C2B">
        <w:t>Please specify in what way the models should deal with these objects – can this be revised to “can detect”</w:t>
      </w:r>
    </w:p>
  </w:comment>
  <w:comment w:id="12" w:author="Author" w:initials="A">
    <w:p w14:paraId="41E36E76" w14:textId="77777777" w:rsidR="00D05980" w:rsidRDefault="00D05980" w:rsidP="00D05980">
      <w:pPr>
        <w:pStyle w:val="af0"/>
      </w:pPr>
      <w:r>
        <w:rPr>
          <w:rStyle w:val="affa"/>
        </w:rPr>
        <w:annotationRef/>
      </w:r>
      <w:r w:rsidRPr="00441C2B">
        <w:t>There is no need to capitalize these terms as they are not proper nouns.</w:t>
      </w:r>
    </w:p>
  </w:comment>
  <w:comment w:id="42" w:author="Author" w:initials="A">
    <w:p w14:paraId="4D11757D" w14:textId="77777777" w:rsidR="00D05980" w:rsidRDefault="00D05980" w:rsidP="00D05980">
      <w:pPr>
        <w:pStyle w:val="af0"/>
      </w:pPr>
      <w:r>
        <w:rPr>
          <w:rStyle w:val="affa"/>
        </w:rPr>
        <w:annotationRef/>
      </w:r>
      <w:r w:rsidRPr="00441C2B">
        <w:t>Please check if I have retained your meaning – the original was not completely clear in meaning.</w:t>
      </w:r>
    </w:p>
  </w:comment>
  <w:comment w:id="57" w:author="Author" w:initials="A">
    <w:p w14:paraId="31D52756" w14:textId="77777777" w:rsidR="00D05980" w:rsidRDefault="00D05980" w:rsidP="00D05980">
      <w:pPr>
        <w:pStyle w:val="af0"/>
      </w:pPr>
      <w:r>
        <w:rPr>
          <w:rStyle w:val="affa"/>
        </w:rPr>
        <w:annotationRef/>
      </w:r>
      <w:r w:rsidRPr="00441C2B">
        <w:t>Please specify what these stand for in the abstract as well as in the main text at first occurrence.</w:t>
      </w:r>
    </w:p>
  </w:comment>
  <w:comment w:id="87" w:author="Author" w:initials="A">
    <w:p w14:paraId="5952C96F" w14:textId="77777777" w:rsidR="00D05980" w:rsidRDefault="00D05980" w:rsidP="00D05980">
      <w:pPr>
        <w:pStyle w:val="af0"/>
      </w:pPr>
      <w:r>
        <w:rPr>
          <w:rStyle w:val="affa"/>
        </w:rPr>
        <w:annotationRef/>
      </w:r>
      <w:r w:rsidRPr="00441C2B">
        <w:t>It is best not to include contractions in academic text as it lends a sense of informality to the writing.</w:t>
      </w:r>
    </w:p>
  </w:comment>
  <w:comment w:id="92" w:author="Author" w:initials="A">
    <w:p w14:paraId="58069432" w14:textId="77777777" w:rsidR="00D05980" w:rsidRDefault="00D05980" w:rsidP="00D05980">
      <w:pPr>
        <w:pStyle w:val="af0"/>
      </w:pPr>
      <w:r>
        <w:rPr>
          <w:rStyle w:val="affa"/>
        </w:rPr>
        <w:annotationRef/>
      </w:r>
      <w:r w:rsidRPr="00441C2B">
        <w:t>It would be good to explain why these are required – say as deep learning models require considerable data</w:t>
      </w:r>
    </w:p>
  </w:comment>
  <w:comment w:id="105" w:author="Author" w:initials="A">
    <w:p w14:paraId="0F701916" w14:textId="77777777" w:rsidR="00D05980" w:rsidRDefault="00D05980" w:rsidP="00D05980">
      <w:pPr>
        <w:pStyle w:val="af0"/>
      </w:pPr>
      <w:r>
        <w:rPr>
          <w:rStyle w:val="affa"/>
        </w:rPr>
        <w:annotationRef/>
      </w:r>
      <w:r w:rsidRPr="00441C2B">
        <w:t>Consider explaining briefly the diverse appearance – say that includes dominant nuclei and small nuclei objects that are few in number.</w:t>
      </w:r>
    </w:p>
  </w:comment>
  <w:comment w:id="126" w:author="Author" w:initials="A">
    <w:p w14:paraId="5A7F0914" w14:textId="77777777" w:rsidR="00D05980" w:rsidRDefault="00D05980" w:rsidP="00D05980">
      <w:pPr>
        <w:pStyle w:val="af0"/>
      </w:pPr>
      <w:r>
        <w:rPr>
          <w:rStyle w:val="affa"/>
        </w:rPr>
        <w:annotationRef/>
      </w:r>
      <w:r w:rsidRPr="00441C2B">
        <w:t>Please check – if it has little impact, then there is no problem with the model  - do you mean “does not improve the segmentation process”?</w:t>
      </w:r>
    </w:p>
  </w:comment>
  <w:comment w:id="229" w:author="Author" w:initials="A">
    <w:p w14:paraId="568C24EC" w14:textId="77777777" w:rsidR="00D05980" w:rsidRDefault="00D05980" w:rsidP="00D05980">
      <w:pPr>
        <w:pStyle w:val="af0"/>
      </w:pPr>
      <w:r>
        <w:rPr>
          <w:rStyle w:val="affa"/>
        </w:rPr>
        <w:annotationRef/>
      </w:r>
      <w:r w:rsidRPr="00441C2B">
        <w:t>It is not clear what skipped refers to here – do you mean not taken into consideration</w:t>
      </w:r>
    </w:p>
  </w:comment>
  <w:comment w:id="292" w:author="Author" w:initials="A">
    <w:p w14:paraId="597157B6" w14:textId="77777777" w:rsidR="00D05980" w:rsidRDefault="00D05980" w:rsidP="00D05980">
      <w:pPr>
        <w:pStyle w:val="af0"/>
      </w:pPr>
      <w:r>
        <w:rPr>
          <w:rStyle w:val="affa"/>
        </w:rPr>
        <w:annotationRef/>
      </w:r>
      <w:r w:rsidRPr="00441C2B">
        <w:t>It is not clear what this method refers to</w:t>
      </w:r>
    </w:p>
  </w:comment>
  <w:comment w:id="298" w:author="Author" w:initials="A">
    <w:p w14:paraId="6C3EC31F" w14:textId="77777777" w:rsidR="00D05980" w:rsidRDefault="00D05980" w:rsidP="00D05980">
      <w:pPr>
        <w:pStyle w:val="af0"/>
      </w:pPr>
      <w:r>
        <w:rPr>
          <w:rStyle w:val="affa"/>
        </w:rPr>
        <w:annotationRef/>
      </w:r>
      <w:r w:rsidRPr="00441C2B">
        <w:t>This does not seem like a ration – do you mean “the number of how…”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2523C93" w15:done="0"/>
  <w15:commentEx w15:paraId="332983A8" w15:done="0"/>
  <w15:commentEx w15:paraId="5AAC96AD" w15:done="0"/>
  <w15:commentEx w15:paraId="2A1D521A" w15:done="0"/>
  <w15:commentEx w15:paraId="41E36E76" w15:done="0"/>
  <w15:commentEx w15:paraId="4D11757D" w15:done="0"/>
  <w15:commentEx w15:paraId="31D52756" w15:done="0"/>
  <w15:commentEx w15:paraId="5952C96F" w15:done="0"/>
  <w15:commentEx w15:paraId="58069432" w15:done="0"/>
  <w15:commentEx w15:paraId="0F701916" w15:done="0"/>
  <w15:commentEx w15:paraId="5A7F0914" w15:done="0"/>
  <w15:commentEx w15:paraId="568C24EC" w15:done="0"/>
  <w15:commentEx w15:paraId="597157B6" w15:done="0"/>
  <w15:commentEx w15:paraId="6C3EC31F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2523C93" w16cid:durableId="25FAA035"/>
  <w16cid:commentId w16cid:paraId="332983A8" w16cid:durableId="25FAA036"/>
  <w16cid:commentId w16cid:paraId="5AAC96AD" w16cid:durableId="25FAA037"/>
  <w16cid:commentId w16cid:paraId="2A1D521A" w16cid:durableId="25FAA038"/>
  <w16cid:commentId w16cid:paraId="41E36E76" w16cid:durableId="25FAA039"/>
  <w16cid:commentId w16cid:paraId="4D11757D" w16cid:durableId="25FAA03A"/>
  <w16cid:commentId w16cid:paraId="31D52756" w16cid:durableId="25FAA03B"/>
  <w16cid:commentId w16cid:paraId="5952C96F" w16cid:durableId="25FAA03C"/>
  <w16cid:commentId w16cid:paraId="58069432" w16cid:durableId="25FAA03D"/>
  <w16cid:commentId w16cid:paraId="0F701916" w16cid:durableId="25FAA03E"/>
  <w16cid:commentId w16cid:paraId="5A7F0914" w16cid:durableId="25FAA03F"/>
  <w16cid:commentId w16cid:paraId="568C24EC" w16cid:durableId="25FAA040"/>
  <w16cid:commentId w16cid:paraId="597157B6" w16cid:durableId="25FAA041"/>
  <w16cid:commentId w16cid:paraId="6C3EC31F" w16cid:durableId="25FAA04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4A4EAF" w14:textId="77777777" w:rsidR="005D3B66" w:rsidRDefault="005D3B66" w:rsidP="00FC4D2E">
      <w:r>
        <w:separator/>
      </w:r>
    </w:p>
  </w:endnote>
  <w:endnote w:type="continuationSeparator" w:id="0">
    <w:p w14:paraId="377D71AF" w14:textId="77777777" w:rsidR="005D3B66" w:rsidRDefault="005D3B66" w:rsidP="00FC4D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altName w:val="Times"/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17C2E7" w14:textId="77777777" w:rsidR="00D05980" w:rsidRDefault="00D05980">
    <w:pPr>
      <w:pStyle w:val="af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A06BEA" w14:textId="77777777" w:rsidR="00D05980" w:rsidRPr="00441C2B" w:rsidRDefault="00D05980">
    <w:pPr>
      <w:pStyle w:val="af7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BCB701" w14:textId="77777777" w:rsidR="00D05980" w:rsidRPr="00441C2B" w:rsidRDefault="00D05980">
    <w:pPr>
      <w:pStyle w:val="af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816999" w14:textId="77777777" w:rsidR="005D3B66" w:rsidRDefault="005D3B66" w:rsidP="00FC4D2E">
      <w:r>
        <w:separator/>
      </w:r>
    </w:p>
  </w:footnote>
  <w:footnote w:type="continuationSeparator" w:id="0">
    <w:p w14:paraId="1A9F2CC2" w14:textId="77777777" w:rsidR="005D3B66" w:rsidRDefault="005D3B66" w:rsidP="00FC4D2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D06C94" w14:textId="77777777" w:rsidR="00D05980" w:rsidRDefault="00D05980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E6505B" w14:textId="77777777" w:rsidR="00D05980" w:rsidRPr="00441C2B" w:rsidRDefault="00D05980">
    <w:pPr>
      <w:pStyle w:val="a7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4EB5F5" w14:textId="77777777" w:rsidR="00D05980" w:rsidRPr="00441C2B" w:rsidRDefault="00D05980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97CCDC3C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FFA2B23C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8CCB7DE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417451A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9F404F2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16828C2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A848478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138CC3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50AE42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9DA41EAE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3E2145DB"/>
    <w:multiLevelType w:val="hybridMultilevel"/>
    <w:tmpl w:val="3BE2C15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38E2D51"/>
    <w:multiLevelType w:val="hybridMultilevel"/>
    <w:tmpl w:val="8D78B7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5E23D4"/>
    <w:multiLevelType w:val="hybridMultilevel"/>
    <w:tmpl w:val="48D0AA7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74C7348"/>
    <w:multiLevelType w:val="hybridMultilevel"/>
    <w:tmpl w:val="B06477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16495679">
    <w:abstractNumId w:val="9"/>
  </w:num>
  <w:num w:numId="2" w16cid:durableId="1633362278">
    <w:abstractNumId w:val="7"/>
  </w:num>
  <w:num w:numId="3" w16cid:durableId="802773687">
    <w:abstractNumId w:val="6"/>
  </w:num>
  <w:num w:numId="4" w16cid:durableId="488523202">
    <w:abstractNumId w:val="5"/>
  </w:num>
  <w:num w:numId="5" w16cid:durableId="426386841">
    <w:abstractNumId w:val="4"/>
  </w:num>
  <w:num w:numId="6" w16cid:durableId="1565483430">
    <w:abstractNumId w:val="8"/>
  </w:num>
  <w:num w:numId="7" w16cid:durableId="688337947">
    <w:abstractNumId w:val="3"/>
  </w:num>
  <w:num w:numId="8" w16cid:durableId="1977443957">
    <w:abstractNumId w:val="2"/>
  </w:num>
  <w:num w:numId="9" w16cid:durableId="1958373110">
    <w:abstractNumId w:val="1"/>
  </w:num>
  <w:num w:numId="10" w16cid:durableId="361174583">
    <w:abstractNumId w:val="0"/>
  </w:num>
  <w:num w:numId="11" w16cid:durableId="1547402500">
    <w:abstractNumId w:val="10"/>
  </w:num>
  <w:num w:numId="12" w16cid:durableId="1188057353">
    <w:abstractNumId w:val="13"/>
  </w:num>
  <w:num w:numId="13" w16cid:durableId="2097285955">
    <w:abstractNumId w:val="12"/>
  </w:num>
  <w:num w:numId="14" w16cid:durableId="569121813">
    <w:abstractNumId w:val="1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안희영">
    <w15:presenceInfo w15:providerId="None" w15:userId="안희영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removeDateAndTime/>
  <w:bordersDoNotSurroundHeader/>
  <w:bordersDoNotSurroundFooter/>
  <w:activeWritingStyle w:appName="MSWord" w:lang="en-US" w:vendorID="64" w:dllVersion="0" w:nlCheck="1" w:checkStyle="0"/>
  <w:activeWritingStyle w:appName="MSWord" w:lang="en-GB" w:vendorID="64" w:dllVersion="0" w:nlCheck="1" w:checkStyle="0"/>
  <w:activeWritingStyle w:appName="MSWord" w:lang="ko-KR" w:vendorID="64" w:dllVersion="0" w:nlCheck="1" w:checkStyle="0"/>
  <w:proofState w:spelling="clean" w:grammar="clean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59E"/>
    <w:rsid w:val="00030C5A"/>
    <w:rsid w:val="0003211A"/>
    <w:rsid w:val="00037EDD"/>
    <w:rsid w:val="000625CF"/>
    <w:rsid w:val="0008149B"/>
    <w:rsid w:val="000C6651"/>
    <w:rsid w:val="000E0D4B"/>
    <w:rsid w:val="001317F2"/>
    <w:rsid w:val="001473C7"/>
    <w:rsid w:val="00165E76"/>
    <w:rsid w:val="0019250C"/>
    <w:rsid w:val="001A4EF5"/>
    <w:rsid w:val="001A6636"/>
    <w:rsid w:val="001C3BD5"/>
    <w:rsid w:val="001F25E7"/>
    <w:rsid w:val="00200A6B"/>
    <w:rsid w:val="002574FF"/>
    <w:rsid w:val="00272E4D"/>
    <w:rsid w:val="00273A57"/>
    <w:rsid w:val="002A51BE"/>
    <w:rsid w:val="003100CC"/>
    <w:rsid w:val="00381618"/>
    <w:rsid w:val="003878A1"/>
    <w:rsid w:val="003B3A85"/>
    <w:rsid w:val="003D1C22"/>
    <w:rsid w:val="003D6119"/>
    <w:rsid w:val="00401B82"/>
    <w:rsid w:val="00402716"/>
    <w:rsid w:val="00407375"/>
    <w:rsid w:val="004146AF"/>
    <w:rsid w:val="0044156C"/>
    <w:rsid w:val="00441C2B"/>
    <w:rsid w:val="004428A1"/>
    <w:rsid w:val="00450983"/>
    <w:rsid w:val="004A1D79"/>
    <w:rsid w:val="004C25B5"/>
    <w:rsid w:val="004C3A78"/>
    <w:rsid w:val="004C5400"/>
    <w:rsid w:val="004F6681"/>
    <w:rsid w:val="005063E4"/>
    <w:rsid w:val="0057120C"/>
    <w:rsid w:val="005872EA"/>
    <w:rsid w:val="00595B1D"/>
    <w:rsid w:val="005B1D60"/>
    <w:rsid w:val="005D1D11"/>
    <w:rsid w:val="005D2946"/>
    <w:rsid w:val="005D3B66"/>
    <w:rsid w:val="006100CA"/>
    <w:rsid w:val="0061338D"/>
    <w:rsid w:val="00647336"/>
    <w:rsid w:val="006645B8"/>
    <w:rsid w:val="0067401D"/>
    <w:rsid w:val="00686301"/>
    <w:rsid w:val="006A7F36"/>
    <w:rsid w:val="006B4694"/>
    <w:rsid w:val="006D1C23"/>
    <w:rsid w:val="006E142C"/>
    <w:rsid w:val="006E4FB2"/>
    <w:rsid w:val="006E540A"/>
    <w:rsid w:val="00715A6E"/>
    <w:rsid w:val="00721CAE"/>
    <w:rsid w:val="00736481"/>
    <w:rsid w:val="0074252F"/>
    <w:rsid w:val="007447A1"/>
    <w:rsid w:val="007A485C"/>
    <w:rsid w:val="007B28BF"/>
    <w:rsid w:val="007D046C"/>
    <w:rsid w:val="007E596B"/>
    <w:rsid w:val="00815BBD"/>
    <w:rsid w:val="008278B1"/>
    <w:rsid w:val="0085750A"/>
    <w:rsid w:val="0086295F"/>
    <w:rsid w:val="00874875"/>
    <w:rsid w:val="008A2EDD"/>
    <w:rsid w:val="008B52C0"/>
    <w:rsid w:val="008F59B0"/>
    <w:rsid w:val="008F7409"/>
    <w:rsid w:val="00905877"/>
    <w:rsid w:val="00917E05"/>
    <w:rsid w:val="00924DC3"/>
    <w:rsid w:val="00932661"/>
    <w:rsid w:val="0097327D"/>
    <w:rsid w:val="009824F6"/>
    <w:rsid w:val="00993122"/>
    <w:rsid w:val="009B3ED5"/>
    <w:rsid w:val="009D56B7"/>
    <w:rsid w:val="009E1DC6"/>
    <w:rsid w:val="009F286B"/>
    <w:rsid w:val="009F706B"/>
    <w:rsid w:val="00A05085"/>
    <w:rsid w:val="00A108EC"/>
    <w:rsid w:val="00A61719"/>
    <w:rsid w:val="00A75E20"/>
    <w:rsid w:val="00AB5382"/>
    <w:rsid w:val="00AB6DC5"/>
    <w:rsid w:val="00AB79AD"/>
    <w:rsid w:val="00AE15E3"/>
    <w:rsid w:val="00B0059E"/>
    <w:rsid w:val="00B011BA"/>
    <w:rsid w:val="00B14B05"/>
    <w:rsid w:val="00B203C3"/>
    <w:rsid w:val="00B2133B"/>
    <w:rsid w:val="00B22DD1"/>
    <w:rsid w:val="00B24A57"/>
    <w:rsid w:val="00B256B3"/>
    <w:rsid w:val="00B72375"/>
    <w:rsid w:val="00B93F5A"/>
    <w:rsid w:val="00BA56F9"/>
    <w:rsid w:val="00BB204A"/>
    <w:rsid w:val="00BD7091"/>
    <w:rsid w:val="00C0058B"/>
    <w:rsid w:val="00C25FCF"/>
    <w:rsid w:val="00C365F7"/>
    <w:rsid w:val="00C55CA5"/>
    <w:rsid w:val="00C834DC"/>
    <w:rsid w:val="00CA7285"/>
    <w:rsid w:val="00CB49A8"/>
    <w:rsid w:val="00CB4BFC"/>
    <w:rsid w:val="00CB5464"/>
    <w:rsid w:val="00CC296C"/>
    <w:rsid w:val="00CE303D"/>
    <w:rsid w:val="00CF51CC"/>
    <w:rsid w:val="00D05980"/>
    <w:rsid w:val="00D12392"/>
    <w:rsid w:val="00D2394E"/>
    <w:rsid w:val="00DF1E7B"/>
    <w:rsid w:val="00E14514"/>
    <w:rsid w:val="00E17E9C"/>
    <w:rsid w:val="00E54E44"/>
    <w:rsid w:val="00E55859"/>
    <w:rsid w:val="00E834DC"/>
    <w:rsid w:val="00EA0FBB"/>
    <w:rsid w:val="00EA4D31"/>
    <w:rsid w:val="00EB4555"/>
    <w:rsid w:val="00F05FED"/>
    <w:rsid w:val="00F260DF"/>
    <w:rsid w:val="00F305C7"/>
    <w:rsid w:val="00F4293F"/>
    <w:rsid w:val="00F42DA4"/>
    <w:rsid w:val="00F57E70"/>
    <w:rsid w:val="00FA2502"/>
    <w:rsid w:val="00FC04C9"/>
    <w:rsid w:val="00FC4D2E"/>
    <w:rsid w:val="00FE3C7C"/>
    <w:rsid w:val="00FE7A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4F2A4BC"/>
  <w15:chartTrackingRefBased/>
  <w15:docId w15:val="{6D68E08C-3852-1D42-BAE0-B1392EBCF6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1"/>
    <w:lsdException w:name="Grid Table 5 Dark" w:uiPriority="42"/>
    <w:lsdException w:name="Grid Table 6 Colorful" w:uiPriority="43"/>
    <w:lsdException w:name="Grid Table 7 Colorful" w:uiPriority="44"/>
    <w:lsdException w:name="Grid Table 1 Light Accent 1" w:uiPriority="45"/>
    <w:lsdException w:name="Grid Table 2 Accent 1" w:uiPriority="40"/>
    <w:lsdException w:name="Grid Table 3 Accent 1" w:uiPriority="46"/>
    <w:lsdException w:name="Grid Table 4 Accent 1" w:uiPriority="47"/>
    <w:lsdException w:name="Grid Table 5 Dark Accent 1" w:uiPriority="48"/>
    <w:lsdException w:name="Grid Table 6 Colorful Accent 1" w:uiPriority="49"/>
    <w:lsdException w:name="Grid Table 7 Colorful Accent 1" w:uiPriority="50"/>
    <w:lsdException w:name="Grid Table 1 Light Accent 2" w:uiPriority="51"/>
    <w:lsdException w:name="Grid Table 2 Accent 2" w:uiPriority="52"/>
    <w:lsdException w:name="Grid Table 3 Accent 2" w:uiPriority="46"/>
    <w:lsdException w:name="Grid Table 4 Accent 2" w:uiPriority="47"/>
    <w:lsdException w:name="Grid Table 5 Dark Accent 2" w:uiPriority="48"/>
    <w:lsdException w:name="Grid Table 6 Colorful Accent 2" w:uiPriority="49"/>
    <w:lsdException w:name="Grid Table 7 Colorful Accent 2" w:uiPriority="50"/>
    <w:lsdException w:name="Grid Table 1 Light Accent 3" w:uiPriority="51"/>
    <w:lsdException w:name="Grid Table 2 Accent 3" w:uiPriority="52"/>
    <w:lsdException w:name="Grid Table 3 Accent 3" w:uiPriority="46"/>
    <w:lsdException w:name="Grid Table 4 Accent 3" w:uiPriority="47"/>
    <w:lsdException w:name="Grid Table 5 Dark Accent 3" w:uiPriority="48"/>
    <w:lsdException w:name="Grid Table 6 Colorful Accent 3" w:uiPriority="49"/>
    <w:lsdException w:name="Grid Table 7 Colorful Accent 3" w:uiPriority="50"/>
    <w:lsdException w:name="Grid Table 1 Light Accent 4" w:uiPriority="51"/>
    <w:lsdException w:name="Grid Table 2 Accent 4" w:uiPriority="52"/>
    <w:lsdException w:name="Grid Table 3 Accent 4" w:uiPriority="46"/>
    <w:lsdException w:name="Grid Table 4 Accent 4" w:uiPriority="47"/>
    <w:lsdException w:name="Grid Table 5 Dark Accent 4" w:uiPriority="48"/>
    <w:lsdException w:name="Grid Table 6 Colorful Accent 4" w:uiPriority="49"/>
    <w:lsdException w:name="Grid Table 7 Colorful Accent 4" w:uiPriority="50"/>
    <w:lsdException w:name="Grid Table 1 Light Accent 5" w:uiPriority="51"/>
    <w:lsdException w:name="Grid Table 2 Accent 5" w:uiPriority="52"/>
    <w:lsdException w:name="Grid Table 3 Accent 5" w:uiPriority="46"/>
    <w:lsdException w:name="Grid Table 4 Accent 5" w:uiPriority="47"/>
    <w:lsdException w:name="Grid Table 5 Dark Accent 5" w:uiPriority="48"/>
    <w:lsdException w:name="Grid Table 6 Colorful Accent 5" w:uiPriority="49"/>
    <w:lsdException w:name="Grid Table 7 Colorful Accent 5" w:uiPriority="50"/>
    <w:lsdException w:name="Grid Table 1 Light Accent 6" w:uiPriority="51"/>
    <w:lsdException w:name="Grid Table 2 Accent 6" w:uiPriority="52"/>
    <w:lsdException w:name="Grid Table 3 Accent 6" w:uiPriority="46"/>
    <w:lsdException w:name="Grid Table 4 Accent 6" w:uiPriority="47"/>
    <w:lsdException w:name="Grid Table 5 Dark Accent 6" w:uiPriority="48"/>
    <w:lsdException w:name="Grid Table 6 Colorful Accent 6" w:uiPriority="49"/>
    <w:lsdException w:name="Grid Table 7 Colorful Accent 6" w:uiPriority="50"/>
    <w:lsdException w:name="List Table 1 Light" w:uiPriority="51"/>
    <w:lsdException w:name="List Table 2" w:uiPriority="52"/>
    <w:lsdException w:name="List Table 3" w:uiPriority="46"/>
    <w:lsdException w:name="List Table 4" w:uiPriority="47"/>
    <w:lsdException w:name="List Table 5 Dark" w:uiPriority="48"/>
    <w:lsdException w:name="List Table 6 Colorful" w:uiPriority="49"/>
    <w:lsdException w:name="List Table 7 Colorful" w:uiPriority="50"/>
    <w:lsdException w:name="List Table 1 Light Accent 1" w:uiPriority="51"/>
    <w:lsdException w:name="List Table 2 Accent 1" w:uiPriority="52"/>
    <w:lsdException w:name="List Table 3 Accent 1" w:uiPriority="46"/>
    <w:lsdException w:name="List Table 4 Accent 1" w:uiPriority="47"/>
    <w:lsdException w:name="List Table 5 Dark Accent 1" w:uiPriority="48"/>
    <w:lsdException w:name="List Table 6 Colorful Accent 1" w:uiPriority="49"/>
    <w:lsdException w:name="List Table 7 Colorful Accent 1" w:uiPriority="50"/>
    <w:lsdException w:name="List Table 1 Light Accent 2" w:uiPriority="51"/>
    <w:lsdException w:name="List Table 2 Accent 2" w:uiPriority="52"/>
    <w:lsdException w:name="List Table 3 Accent 2" w:uiPriority="46"/>
    <w:lsdException w:name="List Table 4 Accent 2" w:uiPriority="47"/>
    <w:lsdException w:name="List Table 5 Dark Accent 2" w:uiPriority="48"/>
    <w:lsdException w:name="List Table 6 Colorful Accent 2" w:uiPriority="49"/>
    <w:lsdException w:name="List Table 7 Colorful Accent 2" w:uiPriority="50"/>
    <w:lsdException w:name="List Table 1 Light Accent 3" w:uiPriority="51"/>
    <w:lsdException w:name="List Table 2 Accent 3" w:uiPriority="52"/>
    <w:lsdException w:name="List Table 3 Accent 3" w:uiPriority="46"/>
    <w:lsdException w:name="List Table 4 Accent 3" w:uiPriority="47"/>
    <w:lsdException w:name="List Table 5 Dark Accent 3" w:uiPriority="48"/>
    <w:lsdException w:name="List Table 6 Colorful Accent 3" w:uiPriority="49"/>
    <w:lsdException w:name="List Table 7 Colorful Accent 3" w:uiPriority="50"/>
    <w:lsdException w:name="List Table 1 Light Accent 4" w:uiPriority="51"/>
    <w:lsdException w:name="List Table 2 Accent 4" w:uiPriority="52"/>
    <w:lsdException w:name="List Table 3 Accent 4" w:uiPriority="46"/>
    <w:lsdException w:name="List Table 4 Accent 4" w:uiPriority="47"/>
    <w:lsdException w:name="List Table 5 Dark Accent 4" w:uiPriority="48"/>
    <w:lsdException w:name="List Table 6 Colorful Accent 4" w:uiPriority="49"/>
    <w:lsdException w:name="List Table 7 Colorful Accent 4" w:uiPriority="50"/>
    <w:lsdException w:name="List Table 1 Light Accent 5" w:uiPriority="51"/>
    <w:lsdException w:name="List Table 2 Accent 5" w:uiPriority="52"/>
    <w:lsdException w:name="List Table 3 Accent 5" w:uiPriority="46"/>
    <w:lsdException w:name="List Table 4 Accent 5" w:uiPriority="47"/>
    <w:lsdException w:name="List Table 5 Dark Accent 5" w:uiPriority="48"/>
    <w:lsdException w:name="List Table 6 Colorful Accent 5" w:uiPriority="49"/>
    <w:lsdException w:name="List Table 7 Colorful Accent 5" w:uiPriority="50"/>
    <w:lsdException w:name="List Table 1 Light Accent 6" w:uiPriority="51"/>
    <w:lsdException w:name="List Table 2 Accent 6" w:uiPriority="52"/>
    <w:lsdException w:name="List Table 3 Accent 6" w:uiPriority="46"/>
    <w:lsdException w:name="List Table 4 Accent 6" w:uiPriority="47"/>
    <w:lsdException w:name="List Table 5 Dark Accent 6" w:uiPriority="48"/>
    <w:lsdException w:name="List Table 6 Colorful Accent 6" w:uiPriority="49"/>
    <w:lsdException w:name="List Table 7 Colorful Accent 6" w:uiPriority="50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Pr>
      <w:sz w:val="24"/>
      <w:lang w:val="en-US" w:eastAsia="en-US"/>
    </w:rPr>
  </w:style>
  <w:style w:type="paragraph" w:styleId="1">
    <w:name w:val="heading 1"/>
    <w:basedOn w:val="41"/>
    <w:next w:val="a1"/>
    <w:qFormat/>
    <w:rsid w:val="00647336"/>
    <w:pPr>
      <w:outlineLvl w:val="0"/>
    </w:pPr>
    <w:rPr>
      <w:sz w:val="20"/>
    </w:rPr>
  </w:style>
  <w:style w:type="paragraph" w:styleId="21">
    <w:name w:val="heading 2"/>
    <w:basedOn w:val="a1"/>
    <w:next w:val="a1"/>
    <w:qFormat/>
    <w:rsid w:val="00647336"/>
    <w:pPr>
      <w:jc w:val="both"/>
      <w:outlineLvl w:val="1"/>
    </w:pPr>
    <w:rPr>
      <w:b/>
      <w:sz w:val="20"/>
    </w:rPr>
  </w:style>
  <w:style w:type="paragraph" w:styleId="31">
    <w:name w:val="heading 3"/>
    <w:basedOn w:val="a1"/>
    <w:next w:val="a1"/>
    <w:qFormat/>
    <w:rsid w:val="00647336"/>
    <w:pPr>
      <w:jc w:val="both"/>
      <w:outlineLvl w:val="2"/>
    </w:pPr>
    <w:rPr>
      <w:i/>
      <w:sz w:val="20"/>
    </w:rPr>
  </w:style>
  <w:style w:type="paragraph" w:styleId="41">
    <w:name w:val="heading 4"/>
    <w:basedOn w:val="a1"/>
    <w:next w:val="a1"/>
    <w:qFormat/>
    <w:pPr>
      <w:keepNext/>
      <w:jc w:val="center"/>
      <w:outlineLvl w:val="3"/>
    </w:pPr>
    <w:rPr>
      <w:b/>
      <w:caps/>
    </w:rPr>
  </w:style>
  <w:style w:type="paragraph" w:styleId="51">
    <w:name w:val="heading 5"/>
    <w:basedOn w:val="a1"/>
    <w:next w:val="a1"/>
    <w:qFormat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1"/>
    <w:next w:val="a1"/>
    <w:qFormat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1"/>
    <w:next w:val="a1"/>
    <w:qFormat/>
    <w:pPr>
      <w:spacing w:before="240" w:after="60"/>
      <w:outlineLvl w:val="6"/>
    </w:pPr>
    <w:rPr>
      <w:szCs w:val="24"/>
    </w:rPr>
  </w:style>
  <w:style w:type="paragraph" w:styleId="8">
    <w:name w:val="heading 8"/>
    <w:basedOn w:val="a1"/>
    <w:next w:val="a1"/>
    <w:qFormat/>
    <w:pPr>
      <w:spacing w:before="240" w:after="60"/>
      <w:outlineLvl w:val="7"/>
    </w:pPr>
    <w:rPr>
      <w:i/>
      <w:iCs/>
      <w:szCs w:val="24"/>
    </w:rPr>
  </w:style>
  <w:style w:type="paragraph" w:styleId="9">
    <w:name w:val="heading 9"/>
    <w:basedOn w:val="a1"/>
    <w:next w:val="a1"/>
    <w:qFormat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i1">
    <w:name w:val="ai1"/>
    <w:basedOn w:val="a1"/>
    <w:pPr>
      <w:tabs>
        <w:tab w:val="right" w:leader="dot" w:pos="3960"/>
      </w:tabs>
    </w:pPr>
  </w:style>
  <w:style w:type="paragraph" w:customStyle="1" w:styleId="ai2">
    <w:name w:val="ai2"/>
    <w:basedOn w:val="a1"/>
    <w:pPr>
      <w:tabs>
        <w:tab w:val="right" w:leader="dot" w:pos="3960"/>
      </w:tabs>
    </w:pPr>
  </w:style>
  <w:style w:type="paragraph" w:customStyle="1" w:styleId="ArticleTitle">
    <w:name w:val="Article Title"/>
    <w:basedOn w:val="a5"/>
    <w:rsid w:val="00715A6E"/>
    <w:pPr>
      <w:jc w:val="center"/>
    </w:pPr>
    <w:rPr>
      <w:b/>
      <w:bCs/>
      <w:i w:val="0"/>
      <w:iCs/>
    </w:rPr>
  </w:style>
  <w:style w:type="paragraph" w:customStyle="1" w:styleId="Author">
    <w:name w:val="Author"/>
    <w:basedOn w:val="a6"/>
    <w:qFormat/>
    <w:rsid w:val="00715A6E"/>
    <w:rPr>
      <w:i/>
      <w:iCs/>
    </w:rPr>
  </w:style>
  <w:style w:type="paragraph" w:styleId="a7">
    <w:name w:val="header"/>
    <w:basedOn w:val="a1"/>
    <w:semiHidden/>
    <w:pPr>
      <w:tabs>
        <w:tab w:val="center" w:pos="4320"/>
        <w:tab w:val="right" w:pos="8640"/>
      </w:tabs>
    </w:pPr>
  </w:style>
  <w:style w:type="paragraph" w:customStyle="1" w:styleId="PageNumber1">
    <w:name w:val="Page Number1"/>
    <w:basedOn w:val="a1"/>
    <w:pPr>
      <w:jc w:val="center"/>
    </w:pPr>
    <w:rPr>
      <w:rFonts w:ascii="Times" w:hAnsi="Times"/>
    </w:rPr>
  </w:style>
  <w:style w:type="paragraph" w:styleId="a5">
    <w:name w:val="Title"/>
    <w:basedOn w:val="31"/>
    <w:qFormat/>
    <w:rsid w:val="00647336"/>
    <w:rPr>
      <w:caps/>
      <w:sz w:val="24"/>
    </w:rPr>
  </w:style>
  <w:style w:type="paragraph" w:styleId="a8">
    <w:name w:val="Body Text Indent"/>
    <w:basedOn w:val="a1"/>
    <w:semiHidden/>
    <w:pPr>
      <w:ind w:firstLine="245"/>
      <w:jc w:val="both"/>
    </w:pPr>
    <w:rPr>
      <w:i/>
      <w:sz w:val="20"/>
    </w:rPr>
  </w:style>
  <w:style w:type="paragraph" w:styleId="22">
    <w:name w:val="Body Text Indent 2"/>
    <w:basedOn w:val="a1"/>
    <w:semiHidden/>
    <w:pPr>
      <w:ind w:firstLine="245"/>
      <w:jc w:val="both"/>
    </w:pPr>
    <w:rPr>
      <w:sz w:val="20"/>
    </w:rPr>
  </w:style>
  <w:style w:type="character" w:styleId="a9">
    <w:name w:val="Hyperlink"/>
    <w:semiHidden/>
    <w:rPr>
      <w:color w:val="0000FF"/>
      <w:u w:val="single"/>
    </w:rPr>
  </w:style>
  <w:style w:type="character" w:styleId="aa">
    <w:name w:val="FollowedHyperlink"/>
    <w:semiHidden/>
    <w:rPr>
      <w:color w:val="800080"/>
      <w:u w:val="single"/>
    </w:rPr>
  </w:style>
  <w:style w:type="paragraph" w:styleId="ab">
    <w:name w:val="Body Text"/>
    <w:basedOn w:val="a8"/>
    <w:link w:val="Char"/>
    <w:semiHidden/>
    <w:rsid w:val="00647336"/>
    <w:pPr>
      <w:ind w:firstLine="0"/>
    </w:pPr>
    <w:rPr>
      <w:i w:val="0"/>
    </w:rPr>
  </w:style>
  <w:style w:type="paragraph" w:styleId="32">
    <w:name w:val="Body Text Indent 3"/>
    <w:basedOn w:val="a1"/>
    <w:semiHidden/>
    <w:pPr>
      <w:ind w:firstLine="270"/>
      <w:jc w:val="both"/>
    </w:pPr>
    <w:rPr>
      <w:sz w:val="20"/>
    </w:rPr>
  </w:style>
  <w:style w:type="paragraph" w:styleId="ac">
    <w:name w:val="Block Text"/>
    <w:basedOn w:val="a1"/>
    <w:semiHidden/>
    <w:pPr>
      <w:spacing w:after="120"/>
      <w:ind w:left="1440" w:right="1440"/>
    </w:pPr>
  </w:style>
  <w:style w:type="paragraph" w:styleId="23">
    <w:name w:val="Body Text 2"/>
    <w:basedOn w:val="22"/>
    <w:semiHidden/>
    <w:rsid w:val="00647336"/>
    <w:pPr>
      <w:ind w:firstLine="360"/>
    </w:pPr>
  </w:style>
  <w:style w:type="paragraph" w:styleId="33">
    <w:name w:val="Body Text 3"/>
    <w:basedOn w:val="a1"/>
    <w:semiHidden/>
    <w:pPr>
      <w:spacing w:after="120"/>
    </w:pPr>
    <w:rPr>
      <w:sz w:val="16"/>
      <w:szCs w:val="16"/>
    </w:rPr>
  </w:style>
  <w:style w:type="paragraph" w:styleId="ad">
    <w:name w:val="Body Text First Indent"/>
    <w:basedOn w:val="ab"/>
    <w:semiHidden/>
    <w:pPr>
      <w:spacing w:after="120"/>
      <w:ind w:firstLine="210"/>
      <w:jc w:val="left"/>
    </w:pPr>
    <w:rPr>
      <w:b/>
      <w:caps/>
    </w:rPr>
  </w:style>
  <w:style w:type="paragraph" w:styleId="24">
    <w:name w:val="Body Text First Indent 2"/>
    <w:basedOn w:val="a8"/>
    <w:semiHidden/>
    <w:pPr>
      <w:spacing w:after="120"/>
      <w:ind w:left="360" w:firstLine="210"/>
      <w:jc w:val="left"/>
    </w:pPr>
    <w:rPr>
      <w:i w:val="0"/>
      <w:sz w:val="24"/>
    </w:rPr>
  </w:style>
  <w:style w:type="paragraph" w:styleId="ae">
    <w:name w:val="caption"/>
    <w:basedOn w:val="a1"/>
    <w:next w:val="a1"/>
    <w:qFormat/>
    <w:rsid w:val="00037EDD"/>
    <w:pPr>
      <w:spacing w:before="120" w:after="120"/>
      <w:jc w:val="center"/>
    </w:pPr>
    <w:rPr>
      <w:sz w:val="20"/>
    </w:rPr>
  </w:style>
  <w:style w:type="paragraph" w:styleId="af">
    <w:name w:val="Closing"/>
    <w:basedOn w:val="a1"/>
    <w:semiHidden/>
    <w:pPr>
      <w:ind w:left="4320"/>
    </w:pPr>
  </w:style>
  <w:style w:type="paragraph" w:styleId="af0">
    <w:name w:val="annotation text"/>
    <w:basedOn w:val="a1"/>
    <w:link w:val="Char0"/>
    <w:semiHidden/>
    <w:rPr>
      <w:sz w:val="20"/>
    </w:rPr>
  </w:style>
  <w:style w:type="paragraph" w:styleId="af1">
    <w:name w:val="Date"/>
    <w:basedOn w:val="a1"/>
    <w:next w:val="a1"/>
    <w:semiHidden/>
  </w:style>
  <w:style w:type="paragraph" w:styleId="af2">
    <w:name w:val="Document Map"/>
    <w:basedOn w:val="a1"/>
    <w:semiHidden/>
    <w:pPr>
      <w:shd w:val="clear" w:color="auto" w:fill="000080"/>
    </w:pPr>
    <w:rPr>
      <w:rFonts w:ascii="Tahoma" w:hAnsi="Tahoma" w:cs="Tahoma"/>
    </w:rPr>
  </w:style>
  <w:style w:type="paragraph" w:styleId="af3">
    <w:name w:val="E-mail Signature"/>
    <w:basedOn w:val="a1"/>
    <w:semiHidden/>
  </w:style>
  <w:style w:type="paragraph" w:styleId="af4">
    <w:name w:val="endnote text"/>
    <w:basedOn w:val="a1"/>
    <w:semiHidden/>
    <w:rPr>
      <w:sz w:val="20"/>
    </w:rPr>
  </w:style>
  <w:style w:type="paragraph" w:styleId="af5">
    <w:name w:val="envelope address"/>
    <w:basedOn w:val="a1"/>
    <w:semiHidden/>
    <w:pPr>
      <w:framePr w:w="7920" w:h="1980" w:hRule="exact" w:hSpace="180" w:wrap="auto" w:hAnchor="page" w:xAlign="center" w:yAlign="bottom"/>
      <w:ind w:left="2880"/>
    </w:pPr>
    <w:rPr>
      <w:rFonts w:ascii="Arial" w:hAnsi="Arial" w:cs="Arial"/>
      <w:szCs w:val="24"/>
    </w:rPr>
  </w:style>
  <w:style w:type="paragraph" w:styleId="af6">
    <w:name w:val="envelope return"/>
    <w:basedOn w:val="a1"/>
    <w:semiHidden/>
    <w:rPr>
      <w:rFonts w:ascii="Arial" w:hAnsi="Arial" w:cs="Arial"/>
      <w:sz w:val="20"/>
    </w:rPr>
  </w:style>
  <w:style w:type="paragraph" w:styleId="af7">
    <w:name w:val="footer"/>
    <w:basedOn w:val="a1"/>
    <w:semiHidden/>
    <w:pPr>
      <w:tabs>
        <w:tab w:val="center" w:pos="4320"/>
        <w:tab w:val="right" w:pos="8640"/>
      </w:tabs>
    </w:pPr>
  </w:style>
  <w:style w:type="paragraph" w:styleId="af8">
    <w:name w:val="footnote text"/>
    <w:basedOn w:val="a1"/>
    <w:semiHidden/>
    <w:rPr>
      <w:sz w:val="20"/>
    </w:rPr>
  </w:style>
  <w:style w:type="paragraph" w:styleId="HTML">
    <w:name w:val="HTML Address"/>
    <w:basedOn w:val="a1"/>
    <w:semiHidden/>
    <w:rPr>
      <w:i/>
      <w:iCs/>
    </w:rPr>
  </w:style>
  <w:style w:type="paragraph" w:styleId="HTML0">
    <w:name w:val="HTML Preformatted"/>
    <w:basedOn w:val="a1"/>
    <w:semiHidden/>
    <w:rPr>
      <w:rFonts w:ascii="Courier New" w:hAnsi="Courier New" w:cs="Courier New"/>
      <w:sz w:val="20"/>
    </w:rPr>
  </w:style>
  <w:style w:type="paragraph" w:styleId="10">
    <w:name w:val="index 1"/>
    <w:basedOn w:val="a1"/>
    <w:next w:val="a1"/>
    <w:autoRedefine/>
    <w:semiHidden/>
    <w:pPr>
      <w:ind w:left="240" w:hanging="240"/>
    </w:pPr>
  </w:style>
  <w:style w:type="paragraph" w:styleId="25">
    <w:name w:val="index 2"/>
    <w:basedOn w:val="a1"/>
    <w:next w:val="a1"/>
    <w:autoRedefine/>
    <w:semiHidden/>
    <w:pPr>
      <w:ind w:left="480" w:hanging="240"/>
    </w:pPr>
  </w:style>
  <w:style w:type="paragraph" w:styleId="34">
    <w:name w:val="index 3"/>
    <w:basedOn w:val="a1"/>
    <w:next w:val="a1"/>
    <w:autoRedefine/>
    <w:semiHidden/>
    <w:pPr>
      <w:ind w:left="720" w:hanging="240"/>
    </w:pPr>
  </w:style>
  <w:style w:type="paragraph" w:styleId="42">
    <w:name w:val="index 4"/>
    <w:basedOn w:val="a1"/>
    <w:next w:val="a1"/>
    <w:autoRedefine/>
    <w:semiHidden/>
    <w:pPr>
      <w:ind w:left="960" w:hanging="240"/>
    </w:pPr>
  </w:style>
  <w:style w:type="paragraph" w:styleId="52">
    <w:name w:val="index 5"/>
    <w:basedOn w:val="a1"/>
    <w:next w:val="a1"/>
    <w:autoRedefine/>
    <w:semiHidden/>
    <w:pPr>
      <w:ind w:left="1200" w:hanging="240"/>
    </w:pPr>
  </w:style>
  <w:style w:type="paragraph" w:styleId="60">
    <w:name w:val="index 6"/>
    <w:basedOn w:val="a1"/>
    <w:next w:val="a1"/>
    <w:autoRedefine/>
    <w:semiHidden/>
    <w:pPr>
      <w:ind w:left="1440" w:hanging="240"/>
    </w:pPr>
  </w:style>
  <w:style w:type="paragraph" w:styleId="70">
    <w:name w:val="index 7"/>
    <w:basedOn w:val="a1"/>
    <w:next w:val="a1"/>
    <w:autoRedefine/>
    <w:semiHidden/>
    <w:pPr>
      <w:ind w:left="1680" w:hanging="240"/>
    </w:pPr>
  </w:style>
  <w:style w:type="paragraph" w:styleId="80">
    <w:name w:val="index 8"/>
    <w:basedOn w:val="a1"/>
    <w:next w:val="a1"/>
    <w:autoRedefine/>
    <w:semiHidden/>
    <w:pPr>
      <w:ind w:left="1920" w:hanging="240"/>
    </w:pPr>
  </w:style>
  <w:style w:type="paragraph" w:styleId="90">
    <w:name w:val="index 9"/>
    <w:basedOn w:val="a1"/>
    <w:next w:val="a1"/>
    <w:autoRedefine/>
    <w:semiHidden/>
    <w:pPr>
      <w:ind w:left="2160" w:hanging="240"/>
    </w:pPr>
  </w:style>
  <w:style w:type="paragraph" w:styleId="af9">
    <w:name w:val="index heading"/>
    <w:basedOn w:val="a1"/>
    <w:next w:val="10"/>
    <w:semiHidden/>
    <w:rPr>
      <w:rFonts w:ascii="Arial" w:hAnsi="Arial" w:cs="Arial"/>
      <w:b/>
      <w:bCs/>
    </w:rPr>
  </w:style>
  <w:style w:type="paragraph" w:styleId="afa">
    <w:name w:val="List"/>
    <w:basedOn w:val="a1"/>
    <w:semiHidden/>
    <w:pPr>
      <w:ind w:left="360" w:hanging="360"/>
    </w:pPr>
  </w:style>
  <w:style w:type="paragraph" w:styleId="26">
    <w:name w:val="List 2"/>
    <w:basedOn w:val="a1"/>
    <w:semiHidden/>
    <w:pPr>
      <w:ind w:left="720" w:hanging="360"/>
    </w:pPr>
  </w:style>
  <w:style w:type="paragraph" w:styleId="35">
    <w:name w:val="List 3"/>
    <w:basedOn w:val="a1"/>
    <w:semiHidden/>
    <w:pPr>
      <w:ind w:left="1080" w:hanging="360"/>
    </w:pPr>
  </w:style>
  <w:style w:type="paragraph" w:styleId="43">
    <w:name w:val="List 4"/>
    <w:basedOn w:val="a1"/>
    <w:semiHidden/>
    <w:pPr>
      <w:ind w:left="1440" w:hanging="360"/>
    </w:pPr>
  </w:style>
  <w:style w:type="paragraph" w:styleId="53">
    <w:name w:val="List 5"/>
    <w:basedOn w:val="a1"/>
    <w:semiHidden/>
    <w:pPr>
      <w:ind w:left="1800" w:hanging="360"/>
    </w:pPr>
  </w:style>
  <w:style w:type="paragraph" w:styleId="a0">
    <w:name w:val="List Bullet"/>
    <w:basedOn w:val="a1"/>
    <w:autoRedefine/>
    <w:semiHidden/>
    <w:pPr>
      <w:numPr>
        <w:numId w:val="1"/>
      </w:numPr>
    </w:pPr>
  </w:style>
  <w:style w:type="paragraph" w:styleId="20">
    <w:name w:val="List Bullet 2"/>
    <w:basedOn w:val="a1"/>
    <w:autoRedefine/>
    <w:semiHidden/>
    <w:pPr>
      <w:numPr>
        <w:numId w:val="2"/>
      </w:numPr>
    </w:pPr>
  </w:style>
  <w:style w:type="paragraph" w:styleId="30">
    <w:name w:val="List Bullet 3"/>
    <w:basedOn w:val="a1"/>
    <w:autoRedefine/>
    <w:semiHidden/>
    <w:pPr>
      <w:numPr>
        <w:numId w:val="3"/>
      </w:numPr>
    </w:pPr>
  </w:style>
  <w:style w:type="paragraph" w:styleId="40">
    <w:name w:val="List Bullet 4"/>
    <w:basedOn w:val="a1"/>
    <w:autoRedefine/>
    <w:semiHidden/>
    <w:pPr>
      <w:numPr>
        <w:numId w:val="4"/>
      </w:numPr>
    </w:pPr>
  </w:style>
  <w:style w:type="paragraph" w:styleId="50">
    <w:name w:val="List Bullet 5"/>
    <w:basedOn w:val="a1"/>
    <w:autoRedefine/>
    <w:semiHidden/>
    <w:pPr>
      <w:numPr>
        <w:numId w:val="5"/>
      </w:numPr>
    </w:pPr>
  </w:style>
  <w:style w:type="paragraph" w:styleId="afb">
    <w:name w:val="List Continue"/>
    <w:basedOn w:val="a1"/>
    <w:semiHidden/>
    <w:pPr>
      <w:spacing w:after="120"/>
      <w:ind w:left="360"/>
    </w:pPr>
  </w:style>
  <w:style w:type="paragraph" w:styleId="27">
    <w:name w:val="List Continue 2"/>
    <w:basedOn w:val="a1"/>
    <w:semiHidden/>
    <w:pPr>
      <w:spacing w:after="120"/>
      <w:ind w:left="720"/>
    </w:pPr>
  </w:style>
  <w:style w:type="paragraph" w:styleId="36">
    <w:name w:val="List Continue 3"/>
    <w:basedOn w:val="a1"/>
    <w:semiHidden/>
    <w:pPr>
      <w:spacing w:after="120"/>
      <w:ind w:left="1080"/>
    </w:pPr>
  </w:style>
  <w:style w:type="paragraph" w:styleId="44">
    <w:name w:val="List Continue 4"/>
    <w:basedOn w:val="a1"/>
    <w:semiHidden/>
    <w:pPr>
      <w:spacing w:after="120"/>
      <w:ind w:left="1440"/>
    </w:pPr>
  </w:style>
  <w:style w:type="paragraph" w:styleId="54">
    <w:name w:val="List Continue 5"/>
    <w:basedOn w:val="a1"/>
    <w:semiHidden/>
    <w:pPr>
      <w:spacing w:after="120"/>
      <w:ind w:left="1800"/>
    </w:pPr>
  </w:style>
  <w:style w:type="paragraph" w:styleId="a">
    <w:name w:val="List Number"/>
    <w:basedOn w:val="a1"/>
    <w:semiHidden/>
    <w:pPr>
      <w:numPr>
        <w:numId w:val="6"/>
      </w:numPr>
    </w:pPr>
  </w:style>
  <w:style w:type="paragraph" w:styleId="2">
    <w:name w:val="List Number 2"/>
    <w:basedOn w:val="a1"/>
    <w:semiHidden/>
    <w:pPr>
      <w:numPr>
        <w:numId w:val="7"/>
      </w:numPr>
    </w:pPr>
  </w:style>
  <w:style w:type="paragraph" w:styleId="3">
    <w:name w:val="List Number 3"/>
    <w:basedOn w:val="a1"/>
    <w:semiHidden/>
    <w:pPr>
      <w:numPr>
        <w:numId w:val="8"/>
      </w:numPr>
    </w:pPr>
  </w:style>
  <w:style w:type="paragraph" w:styleId="4">
    <w:name w:val="List Number 4"/>
    <w:basedOn w:val="a1"/>
    <w:semiHidden/>
    <w:pPr>
      <w:numPr>
        <w:numId w:val="9"/>
      </w:numPr>
    </w:pPr>
  </w:style>
  <w:style w:type="paragraph" w:styleId="5">
    <w:name w:val="List Number 5"/>
    <w:basedOn w:val="a1"/>
    <w:semiHidden/>
    <w:pPr>
      <w:numPr>
        <w:numId w:val="10"/>
      </w:numPr>
    </w:pPr>
  </w:style>
  <w:style w:type="paragraph" w:styleId="afc">
    <w:name w:val="macro"/>
    <w:semiHidden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  <w:lang w:val="en-US" w:eastAsia="en-US"/>
    </w:rPr>
  </w:style>
  <w:style w:type="paragraph" w:styleId="afd">
    <w:name w:val="Message Header"/>
    <w:basedOn w:val="a1"/>
    <w:semiHidden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 w:cs="Arial"/>
      <w:szCs w:val="24"/>
    </w:rPr>
  </w:style>
  <w:style w:type="paragraph" w:styleId="afe">
    <w:name w:val="Normal (Web)"/>
    <w:basedOn w:val="a1"/>
    <w:semiHidden/>
    <w:rPr>
      <w:szCs w:val="24"/>
    </w:rPr>
  </w:style>
  <w:style w:type="paragraph" w:styleId="aff">
    <w:name w:val="Normal Indent"/>
    <w:basedOn w:val="a1"/>
    <w:semiHidden/>
    <w:pPr>
      <w:ind w:left="720"/>
    </w:pPr>
  </w:style>
  <w:style w:type="paragraph" w:styleId="aff0">
    <w:name w:val="Note Heading"/>
    <w:basedOn w:val="a1"/>
    <w:next w:val="a1"/>
    <w:semiHidden/>
  </w:style>
  <w:style w:type="paragraph" w:styleId="aff1">
    <w:name w:val="Plain Text"/>
    <w:basedOn w:val="a1"/>
    <w:semiHidden/>
    <w:rPr>
      <w:rFonts w:ascii="Courier New" w:hAnsi="Courier New" w:cs="Courier New"/>
      <w:sz w:val="20"/>
    </w:rPr>
  </w:style>
  <w:style w:type="paragraph" w:styleId="aff2">
    <w:name w:val="Salutation"/>
    <w:basedOn w:val="a1"/>
    <w:next w:val="a1"/>
    <w:semiHidden/>
  </w:style>
  <w:style w:type="paragraph" w:styleId="aff3">
    <w:name w:val="Signature"/>
    <w:basedOn w:val="a1"/>
    <w:semiHidden/>
    <w:pPr>
      <w:ind w:left="4320"/>
    </w:pPr>
  </w:style>
  <w:style w:type="paragraph" w:styleId="a6">
    <w:name w:val="Subtitle"/>
    <w:basedOn w:val="PageNumber1"/>
    <w:qFormat/>
    <w:rsid w:val="00647336"/>
    <w:rPr>
      <w:rFonts w:ascii="Times New Roman" w:hAnsi="Times New Roman"/>
    </w:rPr>
  </w:style>
  <w:style w:type="paragraph" w:styleId="aff4">
    <w:name w:val="table of authorities"/>
    <w:basedOn w:val="a1"/>
    <w:next w:val="a1"/>
    <w:semiHidden/>
    <w:pPr>
      <w:ind w:left="240" w:hanging="240"/>
    </w:pPr>
  </w:style>
  <w:style w:type="paragraph" w:styleId="aff5">
    <w:name w:val="table of figures"/>
    <w:basedOn w:val="a1"/>
    <w:next w:val="a1"/>
    <w:semiHidden/>
    <w:pPr>
      <w:ind w:left="480" w:hanging="480"/>
    </w:pPr>
  </w:style>
  <w:style w:type="paragraph" w:styleId="aff6">
    <w:name w:val="toa heading"/>
    <w:basedOn w:val="a1"/>
    <w:next w:val="a1"/>
    <w:semiHidden/>
    <w:pPr>
      <w:spacing w:before="120"/>
    </w:pPr>
    <w:rPr>
      <w:rFonts w:ascii="Arial" w:hAnsi="Arial" w:cs="Arial"/>
      <w:b/>
      <w:bCs/>
      <w:szCs w:val="24"/>
    </w:rPr>
  </w:style>
  <w:style w:type="paragraph" w:styleId="11">
    <w:name w:val="toc 1"/>
    <w:basedOn w:val="a1"/>
    <w:next w:val="a1"/>
    <w:autoRedefine/>
    <w:semiHidden/>
  </w:style>
  <w:style w:type="paragraph" w:styleId="28">
    <w:name w:val="toc 2"/>
    <w:basedOn w:val="a1"/>
    <w:next w:val="a1"/>
    <w:autoRedefine/>
    <w:semiHidden/>
    <w:pPr>
      <w:ind w:left="240"/>
    </w:pPr>
  </w:style>
  <w:style w:type="paragraph" w:styleId="37">
    <w:name w:val="toc 3"/>
    <w:basedOn w:val="a1"/>
    <w:next w:val="a1"/>
    <w:autoRedefine/>
    <w:semiHidden/>
    <w:pPr>
      <w:ind w:left="480"/>
    </w:pPr>
  </w:style>
  <w:style w:type="paragraph" w:styleId="45">
    <w:name w:val="toc 4"/>
    <w:basedOn w:val="a1"/>
    <w:next w:val="a1"/>
    <w:autoRedefine/>
    <w:semiHidden/>
    <w:pPr>
      <w:ind w:left="720"/>
    </w:pPr>
  </w:style>
  <w:style w:type="paragraph" w:styleId="55">
    <w:name w:val="toc 5"/>
    <w:basedOn w:val="a1"/>
    <w:next w:val="a1"/>
    <w:autoRedefine/>
    <w:semiHidden/>
    <w:pPr>
      <w:ind w:left="960"/>
    </w:pPr>
  </w:style>
  <w:style w:type="paragraph" w:styleId="61">
    <w:name w:val="toc 6"/>
    <w:basedOn w:val="a1"/>
    <w:next w:val="a1"/>
    <w:autoRedefine/>
    <w:semiHidden/>
    <w:pPr>
      <w:ind w:left="1200"/>
    </w:pPr>
  </w:style>
  <w:style w:type="paragraph" w:styleId="71">
    <w:name w:val="toc 7"/>
    <w:basedOn w:val="a1"/>
    <w:next w:val="a1"/>
    <w:autoRedefine/>
    <w:semiHidden/>
    <w:pPr>
      <w:ind w:left="1440"/>
    </w:pPr>
  </w:style>
  <w:style w:type="paragraph" w:styleId="81">
    <w:name w:val="toc 8"/>
    <w:basedOn w:val="a1"/>
    <w:next w:val="a1"/>
    <w:autoRedefine/>
    <w:semiHidden/>
    <w:pPr>
      <w:ind w:left="1680"/>
    </w:pPr>
  </w:style>
  <w:style w:type="paragraph" w:styleId="91">
    <w:name w:val="toc 9"/>
    <w:basedOn w:val="a1"/>
    <w:next w:val="a1"/>
    <w:autoRedefine/>
    <w:semiHidden/>
    <w:pPr>
      <w:ind w:left="1920"/>
    </w:pPr>
  </w:style>
  <w:style w:type="paragraph" w:styleId="aff7">
    <w:name w:val="Balloon Text"/>
    <w:basedOn w:val="a1"/>
    <w:link w:val="Char1"/>
    <w:uiPriority w:val="99"/>
    <w:semiHidden/>
    <w:unhideWhenUsed/>
    <w:rsid w:val="006100CA"/>
    <w:rPr>
      <w:sz w:val="18"/>
      <w:szCs w:val="18"/>
    </w:rPr>
  </w:style>
  <w:style w:type="character" w:customStyle="1" w:styleId="Char1">
    <w:name w:val="풍선 도움말 텍스트 Char"/>
    <w:link w:val="aff7"/>
    <w:uiPriority w:val="99"/>
    <w:semiHidden/>
    <w:rsid w:val="006100CA"/>
    <w:rPr>
      <w:sz w:val="18"/>
      <w:szCs w:val="18"/>
    </w:rPr>
  </w:style>
  <w:style w:type="character" w:customStyle="1" w:styleId="Char0">
    <w:name w:val="메모 텍스트 Char"/>
    <w:link w:val="af0"/>
    <w:semiHidden/>
    <w:rsid w:val="00647336"/>
    <w:rPr>
      <w:lang w:val="en-US" w:eastAsia="en-US"/>
    </w:rPr>
  </w:style>
  <w:style w:type="paragraph" w:customStyle="1" w:styleId="Figure">
    <w:name w:val="Figure"/>
    <w:basedOn w:val="a1"/>
    <w:qFormat/>
    <w:rsid w:val="00037EDD"/>
    <w:pPr>
      <w:keepNext/>
      <w:spacing w:before="120"/>
      <w:jc w:val="center"/>
    </w:pPr>
    <w:rPr>
      <w:noProof/>
      <w:szCs w:val="24"/>
      <w:lang w:val="en-GB" w:eastAsia="en-GB"/>
    </w:rPr>
  </w:style>
  <w:style w:type="paragraph" w:customStyle="1" w:styleId="papertitle">
    <w:name w:val="paper title"/>
    <w:qFormat/>
    <w:rsid w:val="00FC4D2E"/>
    <w:pPr>
      <w:suppressAutoHyphens/>
      <w:spacing w:after="120"/>
      <w:jc w:val="center"/>
    </w:pPr>
    <w:rPr>
      <w:rFonts w:eastAsia="MS Mincho"/>
      <w:sz w:val="48"/>
      <w:szCs w:val="48"/>
      <w:lang w:val="en-US" w:eastAsia="en-US"/>
    </w:rPr>
  </w:style>
  <w:style w:type="table" w:styleId="aff8">
    <w:name w:val="Table Grid"/>
    <w:basedOn w:val="a3"/>
    <w:uiPriority w:val="59"/>
    <w:rsid w:val="00BB20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9">
    <w:name w:val="Revision"/>
    <w:hidden/>
    <w:uiPriority w:val="71"/>
    <w:rsid w:val="00721CAE"/>
    <w:rPr>
      <w:sz w:val="24"/>
      <w:lang w:val="en-US" w:eastAsia="en-US"/>
    </w:rPr>
  </w:style>
  <w:style w:type="character" w:styleId="affa">
    <w:name w:val="annotation reference"/>
    <w:basedOn w:val="a2"/>
    <w:uiPriority w:val="99"/>
    <w:semiHidden/>
    <w:unhideWhenUsed/>
    <w:rsid w:val="00905877"/>
    <w:rPr>
      <w:sz w:val="16"/>
      <w:szCs w:val="16"/>
    </w:rPr>
  </w:style>
  <w:style w:type="paragraph" w:styleId="affb">
    <w:name w:val="annotation subject"/>
    <w:basedOn w:val="af0"/>
    <w:next w:val="af0"/>
    <w:link w:val="Char2"/>
    <w:uiPriority w:val="99"/>
    <w:semiHidden/>
    <w:unhideWhenUsed/>
    <w:rsid w:val="00905877"/>
    <w:rPr>
      <w:b/>
      <w:bCs/>
    </w:rPr>
  </w:style>
  <w:style w:type="character" w:customStyle="1" w:styleId="Char2">
    <w:name w:val="메모 주제 Char"/>
    <w:basedOn w:val="Char0"/>
    <w:link w:val="affb"/>
    <w:uiPriority w:val="99"/>
    <w:semiHidden/>
    <w:rsid w:val="00905877"/>
    <w:rPr>
      <w:b/>
      <w:bCs/>
      <w:lang w:val="en-US" w:eastAsia="en-US"/>
    </w:rPr>
  </w:style>
  <w:style w:type="character" w:customStyle="1" w:styleId="Char">
    <w:name w:val="본문 Char"/>
    <w:basedOn w:val="a2"/>
    <w:link w:val="ab"/>
    <w:semiHidden/>
    <w:rsid w:val="00F57E70"/>
    <w:rPr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636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86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footer" Target="footer1.xml"/><Relationship Id="rId18" Type="http://schemas.openxmlformats.org/officeDocument/2006/relationships/image" Target="media/image2.png"/><Relationship Id="rId3" Type="http://schemas.openxmlformats.org/officeDocument/2006/relationships/styles" Target="styles.xml"/><Relationship Id="rId21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microsoft.com/office/2016/09/relationships/commentsIds" Target="commentsIds.xml"/><Relationship Id="rId19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footer" Target="footer2.xm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162517-903E-4B75-98D6-491B402928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408</TotalTime>
  <Pages>4</Pages>
  <Words>3254</Words>
  <Characters>18549</Characters>
  <Application>Microsoft Office Word</Application>
  <DocSecurity>0</DocSecurity>
  <Lines>154</Lines>
  <Paragraphs>43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Author Guidelines for 8</vt:lpstr>
      <vt:lpstr>Author Guidelines for 8</vt:lpstr>
    </vt:vector>
  </TitlesOfParts>
  <Manager/>
  <Company/>
  <LinksUpToDate>false</LinksUpToDate>
  <CharactersWithSpaces>21760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Author Guidelines for 8</dc:title>
  <dc:subject/>
  <dc:creator>안희영</dc:creator>
  <cp:keywords/>
  <cp:lastModifiedBy>안희영</cp:lastModifiedBy>
  <cp:revision>80</cp:revision>
  <cp:lastPrinted>2022-04-15T05:09:00Z</cp:lastPrinted>
  <dcterms:created xsi:type="dcterms:W3CDTF">2022-04-01T05:31:00Z</dcterms:created>
  <dcterms:modified xsi:type="dcterms:W3CDTF">2022-04-15T05:14:00Z</dcterms:modified>
</cp:coreProperties>
</file>